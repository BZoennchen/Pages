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83B20" w14:textId="77777777" w:rsidR="00BC0970" w:rsidRDefault="00BC0970" w:rsidP="00BC0970">
      <w:pPr>
        <w:pStyle w:val="berschrift1"/>
        <w:numPr>
          <w:ilvl w:val="0"/>
          <w:numId w:val="14"/>
        </w:numPr>
        <w:spacing w:line="276" w:lineRule="auto"/>
        <w:rPr>
          <w:rFonts w:ascii="Times New Roman" w:hAnsi="Times New Roman"/>
          <w:b/>
          <w:bCs/>
          <w:color w:val="000000"/>
          <w:sz w:val="28"/>
          <w:szCs w:val="28"/>
        </w:rPr>
      </w:pPr>
      <w:r>
        <w:rPr>
          <w:rStyle w:val="None"/>
          <w:rFonts w:ascii="Times New Roman" w:hAnsi="Times New Roman"/>
          <w:b/>
          <w:bCs/>
          <w:color w:val="000000"/>
          <w:sz w:val="28"/>
          <w:szCs w:val="28"/>
          <w:u w:color="000000"/>
        </w:rPr>
        <w:t>Ausführliche Projektbeschreibung, Gesamtkonzept</w:t>
      </w:r>
    </w:p>
    <w:p w14:paraId="5030E136" w14:textId="77777777" w:rsidR="00AA5458" w:rsidRPr="00AA5458" w:rsidRDefault="00AA5458" w:rsidP="00562127">
      <w:pPr>
        <w:spacing w:before="100" w:beforeAutospacing="1" w:after="100" w:afterAutospacing="1" w:line="276" w:lineRule="auto"/>
        <w:jc w:val="both"/>
        <w:rPr>
          <w:rFonts w:ascii="Times New Roman" w:hAnsi="Times New Roman" w:cs="Times New Roman"/>
        </w:rPr>
      </w:pPr>
      <w:r w:rsidRPr="00AA5458">
        <w:rPr>
          <w:rFonts w:ascii="Times New Roman" w:hAnsi="Times New Roman" w:cs="Times New Roman"/>
        </w:rPr>
        <w:t xml:space="preserve">In den vergangenen Jahren hat sich Künstliche Intelligenz (KI) von einer experimentellen Nischentechnologie, die zunächst vor allem von einem kleinen Kreis von Forschenden, </w:t>
      </w:r>
      <w:proofErr w:type="spellStart"/>
      <w:proofErr w:type="gramStart"/>
      <w:r w:rsidRPr="00AA5458">
        <w:rPr>
          <w:rFonts w:ascii="Times New Roman" w:hAnsi="Times New Roman" w:cs="Times New Roman"/>
        </w:rPr>
        <w:t>Ingenieur:innen</w:t>
      </w:r>
      <w:proofErr w:type="spellEnd"/>
      <w:proofErr w:type="gramEnd"/>
      <w:r w:rsidRPr="00AA5458">
        <w:rPr>
          <w:rFonts w:ascii="Times New Roman" w:hAnsi="Times New Roman" w:cs="Times New Roman"/>
        </w:rPr>
        <w:t xml:space="preserve"> und </w:t>
      </w:r>
      <w:proofErr w:type="spellStart"/>
      <w:proofErr w:type="gramStart"/>
      <w:r w:rsidRPr="00AA5458">
        <w:rPr>
          <w:rFonts w:ascii="Times New Roman" w:hAnsi="Times New Roman" w:cs="Times New Roman"/>
        </w:rPr>
        <w:t>Medienkünstler:innen</w:t>
      </w:r>
      <w:proofErr w:type="spellEnd"/>
      <w:proofErr w:type="gramEnd"/>
      <w:r w:rsidRPr="00AA5458">
        <w:rPr>
          <w:rFonts w:ascii="Times New Roman" w:hAnsi="Times New Roman" w:cs="Times New Roman"/>
        </w:rPr>
        <w:t xml:space="preserve"> mitgestaltet und genutzt wurde, zu einem global verbreiteten Konsumprodukt entwickelt (Referenz). Getrieben wurde dieser Übergang durch den Aufstieg einer neuen Generation großer, multimodaler und universell einsetzbarer generativer Modelle, die auf Basis natürlicher Sprache Inhalte in Text, Audio, Bild, Video und Code erzeugen können und heute als generative KI bekannt sind; durch leicht zugängliche webbasierte Schnittstellen, die die Komplexität der Backend-Infrastruktur abstrahieren und den Zugang für breite Nutzergruppen öffnen; sowie durch massive Investitionen in Forschung und Entwicklung und eine intensive mediale Aufmerksamkeit, die die gesellschaftliche Akzeptanz generativer KI beschleunigten (Referenz).</w:t>
      </w:r>
    </w:p>
    <w:p w14:paraId="7E3CC35C" w14:textId="7211CA51" w:rsidR="009F53E1" w:rsidRPr="00562127" w:rsidRDefault="00DE5108" w:rsidP="00562127">
      <w:pPr>
        <w:spacing w:before="100" w:beforeAutospacing="1" w:after="100" w:afterAutospacing="1" w:line="276" w:lineRule="auto"/>
        <w:jc w:val="both"/>
        <w:rPr>
          <w:rFonts w:ascii="Times New Roman" w:hAnsi="Times New Roman" w:cs="Times New Roman"/>
        </w:rPr>
      </w:pPr>
      <w:r w:rsidRPr="00562127">
        <w:rPr>
          <w:rFonts w:ascii="Times New Roman" w:hAnsi="Times New Roman" w:cs="Times New Roman"/>
        </w:rPr>
        <w:t>Diese Dynamik hat tiefgreifende soziotechnische Auswirkungen auch auf die Ku</w:t>
      </w:r>
      <w:r w:rsidR="009467BC" w:rsidRPr="00562127">
        <w:rPr>
          <w:rFonts w:ascii="Times New Roman" w:hAnsi="Times New Roman" w:cs="Times New Roman"/>
        </w:rPr>
        <w:t>ltur-</w:t>
      </w:r>
      <w:r w:rsidRPr="00562127">
        <w:rPr>
          <w:rFonts w:ascii="Times New Roman" w:hAnsi="Times New Roman" w:cs="Times New Roman"/>
        </w:rPr>
        <w:t xml:space="preserve"> und Kreativwirtschaft, in der KI-Technologien inzwischen entlang der gesamten Wertschöpfungskette eingesetzt werden – von Schöpfung und Produktion über Vermittlung bis hin zur Distribution. Einerseits eröffnet </w:t>
      </w:r>
      <w:r w:rsidR="00B56DBD">
        <w:rPr>
          <w:rFonts w:ascii="Times New Roman" w:hAnsi="Times New Roman" w:cs="Times New Roman"/>
        </w:rPr>
        <w:t xml:space="preserve">der Einsatz von KI </w:t>
      </w:r>
      <w:r w:rsidRPr="00562127">
        <w:rPr>
          <w:rFonts w:ascii="Times New Roman" w:hAnsi="Times New Roman" w:cs="Times New Roman"/>
        </w:rPr>
        <w:t xml:space="preserve">neuartige Formen der Zusammenarbeit </w:t>
      </w:r>
      <w:proofErr w:type="gramStart"/>
      <w:r w:rsidRPr="00562127">
        <w:rPr>
          <w:rFonts w:ascii="Times New Roman" w:hAnsi="Times New Roman" w:cs="Times New Roman"/>
        </w:rPr>
        <w:t>zwischen Mensch</w:t>
      </w:r>
      <w:proofErr w:type="gramEnd"/>
      <w:r w:rsidRPr="00562127">
        <w:rPr>
          <w:rFonts w:ascii="Times New Roman" w:hAnsi="Times New Roman" w:cs="Times New Roman"/>
        </w:rPr>
        <w:t xml:space="preserve"> und Maschine, senkt durch den Abbau technischer und finanzieller Hürden den Zugang zu kreativer Produktion und begünstigt die Entwicklung innovativer Geschäfts- und Produktionsmodelle.</w:t>
      </w:r>
      <w:r w:rsidR="009F53E1" w:rsidRPr="00562127">
        <w:rPr>
          <w:rFonts w:ascii="Times New Roman" w:hAnsi="Times New Roman" w:cs="Times New Roman"/>
        </w:rPr>
        <w:t xml:space="preserve"> Andererseits stellen diese Entwicklungen die Ku</w:t>
      </w:r>
      <w:r w:rsidR="009467BC" w:rsidRPr="00562127">
        <w:rPr>
          <w:rFonts w:ascii="Times New Roman" w:hAnsi="Times New Roman" w:cs="Times New Roman"/>
        </w:rPr>
        <w:t>ltur-</w:t>
      </w:r>
      <w:r w:rsidR="009F53E1" w:rsidRPr="00562127">
        <w:rPr>
          <w:rFonts w:ascii="Times New Roman" w:hAnsi="Times New Roman" w:cs="Times New Roman"/>
        </w:rPr>
        <w:t xml:space="preserve"> und Kreativwirtschaft vor komplexe Herausforderungen, die inzwischen nicht nur in der Forschung umfassend dokumentiert sind</w:t>
      </w:r>
      <w:r w:rsidR="00B56DBD">
        <w:rPr>
          <w:rFonts w:ascii="Times New Roman" w:hAnsi="Times New Roman" w:cs="Times New Roman"/>
        </w:rPr>
        <w:t xml:space="preserve"> (Referenzen)</w:t>
      </w:r>
      <w:r w:rsidR="009F53E1" w:rsidRPr="00562127">
        <w:rPr>
          <w:rFonts w:ascii="Times New Roman" w:hAnsi="Times New Roman" w:cs="Times New Roman"/>
        </w:rPr>
        <w:t>, sondern auch durch politische Forderungen von K</w:t>
      </w:r>
      <w:r w:rsidR="00B56DBD">
        <w:rPr>
          <w:rFonts w:ascii="Times New Roman" w:hAnsi="Times New Roman" w:cs="Times New Roman"/>
        </w:rPr>
        <w:t>unstschaffenden</w:t>
      </w:r>
      <w:r w:rsidR="009F53E1" w:rsidRPr="00562127">
        <w:rPr>
          <w:rFonts w:ascii="Times New Roman" w:hAnsi="Times New Roman" w:cs="Times New Roman"/>
        </w:rPr>
        <w:t xml:space="preserve"> sichtbar gemacht und ausgetragen werden – etwa durch die Streiks </w:t>
      </w:r>
      <w:r w:rsidR="00B56DBD">
        <w:rPr>
          <w:rFonts w:ascii="Times New Roman" w:hAnsi="Times New Roman" w:cs="Times New Roman"/>
        </w:rPr>
        <w:t xml:space="preserve">(Referenzen) </w:t>
      </w:r>
      <w:r w:rsidR="009F53E1" w:rsidRPr="00562127">
        <w:rPr>
          <w:rFonts w:ascii="Times New Roman" w:hAnsi="Times New Roman" w:cs="Times New Roman"/>
        </w:rPr>
        <w:t xml:space="preserve">oder durch offene Briefe, die von renommierten </w:t>
      </w:r>
      <w:proofErr w:type="spellStart"/>
      <w:proofErr w:type="gramStart"/>
      <w:r w:rsidR="00B56DBD">
        <w:rPr>
          <w:rFonts w:ascii="Times New Roman" w:hAnsi="Times New Roman" w:cs="Times New Roman"/>
        </w:rPr>
        <w:t>Künstler:innen</w:t>
      </w:r>
      <w:proofErr w:type="spellEnd"/>
      <w:proofErr w:type="gramEnd"/>
      <w:r w:rsidR="009F53E1" w:rsidRPr="00562127">
        <w:rPr>
          <w:rFonts w:ascii="Times New Roman" w:hAnsi="Times New Roman" w:cs="Times New Roman"/>
        </w:rPr>
        <w:t xml:space="preserve"> unterzeichnet wurden</w:t>
      </w:r>
      <w:r w:rsidR="00AA5458">
        <w:rPr>
          <w:rFonts w:ascii="Times New Roman" w:hAnsi="Times New Roman" w:cs="Times New Roman"/>
        </w:rPr>
        <w:t xml:space="preserve"> (Referenz)</w:t>
      </w:r>
      <w:r w:rsidR="009F53E1" w:rsidRPr="00562127">
        <w:rPr>
          <w:rFonts w:ascii="Times New Roman" w:hAnsi="Times New Roman" w:cs="Times New Roman"/>
        </w:rPr>
        <w:t xml:space="preserve">. </w:t>
      </w:r>
      <w:ins w:id="0" w:author="Benedikt Zönnchen" w:date="2025-10-28T19:32:00Z" w16du:dateUtc="2025-10-28T18:32:00Z">
        <w:r w:rsidR="00023FD5">
          <w:rPr>
            <w:rFonts w:ascii="Times New Roman" w:hAnsi="Times New Roman" w:cs="Times New Roman"/>
          </w:rPr>
          <w:t xml:space="preserve">Algorithmisch erzeugte Kunst ist längst auch politisch </w:t>
        </w:r>
      </w:ins>
      <w:ins w:id="1" w:author="Benedikt Zönnchen" w:date="2025-10-28T19:33:00Z" w16du:dateUtc="2025-10-28T18:33:00Z">
        <w:r w:rsidR="00023FD5">
          <w:rPr>
            <w:rFonts w:ascii="Times New Roman" w:hAnsi="Times New Roman" w:cs="Times New Roman"/>
          </w:rPr>
          <w:t>geworden,</w:t>
        </w:r>
      </w:ins>
      <w:ins w:id="2" w:author="Benedikt Zönnchen" w:date="2025-10-28T19:32:00Z" w16du:dateUtc="2025-10-28T18:32:00Z">
        <w:r w:rsidR="00023FD5">
          <w:rPr>
            <w:rFonts w:ascii="Times New Roman" w:hAnsi="Times New Roman" w:cs="Times New Roman"/>
          </w:rPr>
          <w:t xml:space="preserve"> denn d</w:t>
        </w:r>
      </w:ins>
      <w:ins w:id="3" w:author="Benedikt Zönnchen" w:date="2025-10-28T19:18:00Z" w16du:dateUtc="2025-10-28T18:18:00Z">
        <w:r w:rsidR="00A025FA">
          <w:rPr>
            <w:rFonts w:ascii="Times New Roman" w:hAnsi="Times New Roman" w:cs="Times New Roman"/>
          </w:rPr>
          <w:t xml:space="preserve">urch die einfache Zugänglichkeit </w:t>
        </w:r>
      </w:ins>
      <w:ins w:id="4" w:author="Benedikt Zönnchen" w:date="2025-10-28T19:33:00Z" w16du:dateUtc="2025-10-28T18:33:00Z">
        <w:r w:rsidR="00023FD5">
          <w:rPr>
            <w:rFonts w:ascii="Times New Roman" w:hAnsi="Times New Roman" w:cs="Times New Roman"/>
          </w:rPr>
          <w:t>nutzen</w:t>
        </w:r>
      </w:ins>
      <w:ins w:id="5" w:author="Benedikt Zönnchen" w:date="2025-10-28T19:19:00Z" w16du:dateUtc="2025-10-28T18:19:00Z">
        <w:r w:rsidR="00A025FA">
          <w:rPr>
            <w:rFonts w:ascii="Times New Roman" w:hAnsi="Times New Roman" w:cs="Times New Roman"/>
          </w:rPr>
          <w:t xml:space="preserve"> populistisch</w:t>
        </w:r>
      </w:ins>
      <w:ins w:id="6" w:author="Benedikt Zönnchen" w:date="2025-10-28T19:22:00Z" w16du:dateUtc="2025-10-28T18:22:00Z">
        <w:r w:rsidR="005512F2">
          <w:rPr>
            <w:rFonts w:ascii="Times New Roman" w:hAnsi="Times New Roman" w:cs="Times New Roman"/>
          </w:rPr>
          <w:t>e</w:t>
        </w:r>
      </w:ins>
      <w:ins w:id="7" w:author="Benedikt Zönnchen" w:date="2025-10-28T19:19:00Z" w16du:dateUtc="2025-10-28T18:19:00Z">
        <w:r w:rsidR="00A025FA">
          <w:rPr>
            <w:rFonts w:ascii="Times New Roman" w:hAnsi="Times New Roman" w:cs="Times New Roman"/>
          </w:rPr>
          <w:t xml:space="preserve"> Akteure die </w:t>
        </w:r>
      </w:ins>
      <w:ins w:id="8" w:author="Benedikt Zönnchen" w:date="2025-10-28T19:34:00Z" w16du:dateUtc="2025-10-28T18:34:00Z">
        <w:r w:rsidR="00023FD5">
          <w:rPr>
            <w:rFonts w:ascii="Times New Roman" w:hAnsi="Times New Roman" w:cs="Times New Roman"/>
          </w:rPr>
          <w:t xml:space="preserve">neue </w:t>
        </w:r>
      </w:ins>
      <w:ins w:id="9" w:author="Benedikt Zönnchen" w:date="2025-10-28T19:35:00Z" w16du:dateUtc="2025-10-28T18:35:00Z">
        <w:r w:rsidR="00A44A2F">
          <w:rPr>
            <w:rFonts w:ascii="Times New Roman" w:hAnsi="Times New Roman" w:cs="Times New Roman"/>
          </w:rPr>
          <w:t>Technologie,</w:t>
        </w:r>
      </w:ins>
      <w:ins w:id="10" w:author="Benedikt Zönnchen" w:date="2025-10-28T19:34:00Z" w16du:dateUtc="2025-10-28T18:34:00Z">
        <w:r w:rsidR="00023FD5">
          <w:rPr>
            <w:rFonts w:ascii="Times New Roman" w:hAnsi="Times New Roman" w:cs="Times New Roman"/>
          </w:rPr>
          <w:t xml:space="preserve"> um soziale </w:t>
        </w:r>
      </w:ins>
      <w:ins w:id="11" w:author="Benedikt Zönnchen" w:date="2025-10-28T19:35:00Z" w16du:dateUtc="2025-10-28T18:35:00Z">
        <w:r w:rsidR="00023FD5">
          <w:rPr>
            <w:rFonts w:ascii="Times New Roman" w:hAnsi="Times New Roman" w:cs="Times New Roman"/>
          </w:rPr>
          <w:t>Netzwerke</w:t>
        </w:r>
      </w:ins>
      <w:ins w:id="12" w:author="Benedikt Zönnchen" w:date="2025-10-28T19:34:00Z" w16du:dateUtc="2025-10-28T18:34:00Z">
        <w:r w:rsidR="00023FD5">
          <w:rPr>
            <w:rFonts w:ascii="Times New Roman" w:hAnsi="Times New Roman" w:cs="Times New Roman"/>
          </w:rPr>
          <w:t xml:space="preserve"> </w:t>
        </w:r>
      </w:ins>
      <w:ins w:id="13" w:author="Benedikt Zönnchen" w:date="2025-10-28T19:35:00Z" w16du:dateUtc="2025-10-28T18:35:00Z">
        <w:r w:rsidR="00023FD5">
          <w:rPr>
            <w:rFonts w:ascii="Times New Roman" w:hAnsi="Times New Roman" w:cs="Times New Roman"/>
          </w:rPr>
          <w:t>P</w:t>
        </w:r>
      </w:ins>
      <w:ins w:id="14" w:author="Benedikt Zönnchen" w:date="2025-10-28T19:20:00Z" w16du:dateUtc="2025-10-28T18:20:00Z">
        <w:r w:rsidR="005512F2">
          <w:rPr>
            <w:rFonts w:ascii="Times New Roman" w:hAnsi="Times New Roman" w:cs="Times New Roman"/>
          </w:rPr>
          <w:t>ropaganda</w:t>
        </w:r>
      </w:ins>
      <w:ins w:id="15" w:author="Benedikt Zönnchen" w:date="2025-10-28T19:35:00Z" w16du:dateUtc="2025-10-28T18:35:00Z">
        <w:r w:rsidR="00023FD5">
          <w:rPr>
            <w:rFonts w:ascii="Times New Roman" w:hAnsi="Times New Roman" w:cs="Times New Roman"/>
          </w:rPr>
          <w:t xml:space="preserve"> zu fluten</w:t>
        </w:r>
      </w:ins>
      <w:ins w:id="16" w:author="Benedikt Zönnchen" w:date="2025-10-28T19:22:00Z" w16du:dateUtc="2025-10-28T18:22:00Z">
        <w:r w:rsidR="005512F2">
          <w:rPr>
            <w:rFonts w:ascii="Times New Roman" w:hAnsi="Times New Roman" w:cs="Times New Roman"/>
          </w:rPr>
          <w:t>.</w:t>
        </w:r>
      </w:ins>
      <w:ins w:id="17" w:author="Benedikt Zönnchen" w:date="2025-10-28T19:23:00Z" w16du:dateUtc="2025-10-28T18:23:00Z">
        <w:r w:rsidR="005512F2">
          <w:rPr>
            <w:rFonts w:ascii="Times New Roman" w:hAnsi="Times New Roman" w:cs="Times New Roman"/>
          </w:rPr>
          <w:t xml:space="preserve"> U</w:t>
        </w:r>
      </w:ins>
      <w:ins w:id="18" w:author="Benedikt Zönnchen" w:date="2025-10-28T19:20:00Z" w16du:dateUtc="2025-10-28T18:20:00Z">
        <w:r w:rsidR="005512F2">
          <w:rPr>
            <w:rFonts w:ascii="Times New Roman" w:hAnsi="Times New Roman" w:cs="Times New Roman"/>
          </w:rPr>
          <w:t>nter dem Begriff „</w:t>
        </w:r>
        <w:proofErr w:type="spellStart"/>
        <w:r w:rsidR="005512F2">
          <w:rPr>
            <w:rFonts w:ascii="Times New Roman" w:hAnsi="Times New Roman" w:cs="Times New Roman"/>
          </w:rPr>
          <w:t>Slopaganda</w:t>
        </w:r>
        <w:proofErr w:type="spellEnd"/>
        <w:r w:rsidR="005512F2">
          <w:rPr>
            <w:rFonts w:ascii="Times New Roman" w:hAnsi="Times New Roman" w:cs="Times New Roman"/>
          </w:rPr>
          <w:t xml:space="preserve">“ </w:t>
        </w:r>
      </w:ins>
      <w:ins w:id="19" w:author="Benedikt Zönnchen" w:date="2025-10-28T19:35:00Z" w16du:dateUtc="2025-10-28T18:35:00Z">
        <w:r w:rsidR="00A44A2F">
          <w:rPr>
            <w:rFonts w:ascii="Times New Roman" w:hAnsi="Times New Roman" w:cs="Times New Roman"/>
          </w:rPr>
          <w:t>wird diskutiert</w:t>
        </w:r>
      </w:ins>
      <w:ins w:id="20" w:author="Benedikt Zönnchen" w:date="2025-10-28T19:20:00Z" w16du:dateUtc="2025-10-28T18:20:00Z">
        <w:r w:rsidR="005512F2">
          <w:rPr>
            <w:rFonts w:ascii="Times New Roman" w:hAnsi="Times New Roman" w:cs="Times New Roman"/>
          </w:rPr>
          <w:t>, wie</w:t>
        </w:r>
      </w:ins>
      <w:ins w:id="21" w:author="Benedikt Zönnchen" w:date="2025-10-28T19:21:00Z" w16du:dateUtc="2025-10-28T18:21:00Z">
        <w:r w:rsidR="005512F2" w:rsidRPr="005512F2">
          <w:rPr>
            <w:rFonts w:ascii="Times New Roman" w:hAnsi="Times New Roman" w:cs="Times New Roman"/>
          </w:rPr>
          <w:t xml:space="preserve"> </w:t>
        </w:r>
        <w:r w:rsidR="005512F2" w:rsidRPr="00F93D34">
          <w:rPr>
            <w:rFonts w:ascii="Times New Roman" w:hAnsi="Times New Roman" w:cs="Times New Roman"/>
          </w:rPr>
          <w:t>qualitativ</w:t>
        </w:r>
      </w:ins>
      <w:ins w:id="22" w:author="Benedikt Zönnchen" w:date="2025-10-28T19:35:00Z" w16du:dateUtc="2025-10-28T18:35:00Z">
        <w:r w:rsidR="00A44A2F">
          <w:rPr>
            <w:rFonts w:ascii="Times New Roman" w:hAnsi="Times New Roman" w:cs="Times New Roman"/>
          </w:rPr>
          <w:t xml:space="preserve"> </w:t>
        </w:r>
      </w:ins>
      <w:ins w:id="23" w:author="Benedikt Zönnchen" w:date="2025-10-28T19:21:00Z" w16du:dateUtc="2025-10-28T18:21:00Z">
        <w:r w:rsidR="005512F2" w:rsidRPr="00F93D34">
          <w:rPr>
            <w:rFonts w:ascii="Times New Roman" w:hAnsi="Times New Roman" w:cs="Times New Roman"/>
          </w:rPr>
          <w:t>minderwertige, massenhaft generierte und algorithmisch verstärkte Inhalte</w:t>
        </w:r>
        <w:r w:rsidR="005512F2">
          <w:rPr>
            <w:rFonts w:ascii="Times New Roman" w:hAnsi="Times New Roman" w:cs="Times New Roman"/>
          </w:rPr>
          <w:t xml:space="preserve">, </w:t>
        </w:r>
        <w:r w:rsidR="005512F2" w:rsidRPr="00F93D34">
          <w:rPr>
            <w:rFonts w:ascii="Times New Roman" w:hAnsi="Times New Roman" w:cs="Times New Roman"/>
          </w:rPr>
          <w:t>ästhetische Standards, kreative Diversität und öffentliche Diskurse zugleich beeinflussen und verflachen können</w:t>
        </w:r>
        <w:r w:rsidR="005512F2">
          <w:rPr>
            <w:rFonts w:ascii="Times New Roman" w:hAnsi="Times New Roman" w:cs="Times New Roman"/>
          </w:rPr>
          <w:t xml:space="preserve"> </w:t>
        </w:r>
      </w:ins>
      <w:ins w:id="24" w:author="Benedikt Zönnchen" w:date="2025-10-28T19:20:00Z" w16du:dateUtc="2025-10-28T18:20:00Z">
        <w:r w:rsidR="005512F2">
          <w:rPr>
            <w:rFonts w:ascii="Times New Roman" w:hAnsi="Times New Roman" w:cs="Times New Roman"/>
          </w:rPr>
          <w:t>(Referenz)</w:t>
        </w:r>
      </w:ins>
      <w:ins w:id="25" w:author="Benedikt Zönnchen" w:date="2025-10-28T19:21:00Z" w16du:dateUtc="2025-10-28T18:21:00Z">
        <w:r w:rsidR="005512F2">
          <w:rPr>
            <w:rFonts w:ascii="Times New Roman" w:hAnsi="Times New Roman" w:cs="Times New Roman"/>
          </w:rPr>
          <w:t xml:space="preserve">. </w:t>
        </w:r>
      </w:ins>
      <w:r w:rsidR="009F53E1" w:rsidRPr="00562127">
        <w:rPr>
          <w:rFonts w:ascii="Times New Roman" w:hAnsi="Times New Roman" w:cs="Times New Roman"/>
        </w:rPr>
        <w:t>Diese Herausforderungen betreffen nicht nur rechtliche und ethische Fragen, etwa Urheber</w:t>
      </w:r>
      <w:r w:rsidR="00B56DBD">
        <w:rPr>
          <w:rFonts w:ascii="Times New Roman" w:hAnsi="Times New Roman" w:cs="Times New Roman"/>
        </w:rPr>
        <w:t xml:space="preserve">recht, </w:t>
      </w:r>
      <w:r w:rsidR="009F53E1" w:rsidRPr="00562127">
        <w:rPr>
          <w:rFonts w:ascii="Times New Roman" w:hAnsi="Times New Roman" w:cs="Times New Roman"/>
        </w:rPr>
        <w:t>geistiges Eigentum oder algorithmische Fairness, sondern auch strukturelle Risiken wie die Abhängigkeit von wenigen globalen Anbietern und Automatisierungsprozesse, die etablierte Wertschöpfungs- und Vergütungsstrukturen unter Druck setzen.</w:t>
      </w:r>
      <w:ins w:id="26" w:author="Benedikt Zönnchen" w:date="2025-10-28T19:28:00Z" w16du:dateUtc="2025-10-28T18:28:00Z">
        <w:r w:rsidR="005512F2">
          <w:rPr>
            <w:rFonts w:ascii="Times New Roman" w:hAnsi="Times New Roman" w:cs="Times New Roman"/>
          </w:rPr>
          <w:t xml:space="preserve"> In überfüllten digitalen Räumen wächst die B</w:t>
        </w:r>
        <w:r w:rsidR="005512F2" w:rsidRPr="005512F2">
          <w:rPr>
            <w:rFonts w:ascii="Times New Roman" w:hAnsi="Times New Roman" w:cs="Times New Roman"/>
          </w:rPr>
          <w:t>edeutung kritischer, kuratorischer und ethischer Kompetenzen, die es ermöglichen, zwischen künstlerisch-reflexiver und algorithmisch-repetitiver Produktion zu unterscheiden</w:t>
        </w:r>
      </w:ins>
      <w:ins w:id="27" w:author="Benedikt Zönnchen" w:date="2025-10-28T19:30:00Z" w16du:dateUtc="2025-10-28T18:30:00Z">
        <w:r w:rsidR="0003709B">
          <w:rPr>
            <w:rFonts w:ascii="Times New Roman" w:hAnsi="Times New Roman" w:cs="Times New Roman"/>
          </w:rPr>
          <w:t>.</w:t>
        </w:r>
      </w:ins>
      <w:r w:rsidR="009F53E1" w:rsidRPr="00562127">
        <w:rPr>
          <w:rFonts w:ascii="Times New Roman" w:hAnsi="Times New Roman" w:cs="Times New Roman"/>
        </w:rPr>
        <w:t xml:space="preserve"> Hinzu treten arbeits- und qualifikationsbezogene Spannungen durch Automatisierung, Dequalifizierung und Arbeitsplatzabbau sowie tiefgreifende sozio-kulturelle Fragen, die eine Neubewertung menschlicher Kreativität und kultureller Produktion in einer zunehmend automatisierten Gesellschaft erforderlich machen.</w:t>
      </w:r>
    </w:p>
    <w:p w14:paraId="7C1F8C17" w14:textId="31188FE2" w:rsidR="00B56DBD" w:rsidRDefault="009467BC" w:rsidP="00562127">
      <w:pPr>
        <w:spacing w:before="100" w:beforeAutospacing="1" w:after="100" w:afterAutospacing="1" w:line="276" w:lineRule="auto"/>
        <w:jc w:val="both"/>
        <w:rPr>
          <w:rFonts w:ascii="Times New Roman" w:hAnsi="Times New Roman" w:cs="Times New Roman"/>
          <w:color w:val="FF0000"/>
        </w:rPr>
      </w:pPr>
      <w:r w:rsidRPr="00562127">
        <w:rPr>
          <w:rFonts w:ascii="Times New Roman" w:hAnsi="Times New Roman" w:cs="Times New Roman"/>
        </w:rPr>
        <w:t xml:space="preserve">Genau an dieser Schnittstelle </w:t>
      </w:r>
      <w:r w:rsidR="00B56DBD">
        <w:rPr>
          <w:rFonts w:ascii="Times New Roman" w:hAnsi="Times New Roman" w:cs="Times New Roman"/>
        </w:rPr>
        <w:t xml:space="preserve">- </w:t>
      </w:r>
      <w:r w:rsidRPr="00562127">
        <w:rPr>
          <w:rFonts w:ascii="Times New Roman" w:hAnsi="Times New Roman" w:cs="Times New Roman"/>
        </w:rPr>
        <w:t>in der Spannung zwischen Risiken und Chance</w:t>
      </w:r>
      <w:r w:rsidR="00B56DBD">
        <w:rPr>
          <w:rFonts w:ascii="Times New Roman" w:hAnsi="Times New Roman" w:cs="Times New Roman"/>
        </w:rPr>
        <w:t>n</w:t>
      </w:r>
      <w:r w:rsidRPr="00562127">
        <w:rPr>
          <w:rFonts w:ascii="Times New Roman" w:hAnsi="Times New Roman" w:cs="Times New Roman"/>
        </w:rPr>
        <w:t xml:space="preserve"> </w:t>
      </w:r>
      <w:r w:rsidR="00B56DBD">
        <w:rPr>
          <w:rFonts w:ascii="Times New Roman" w:hAnsi="Times New Roman" w:cs="Times New Roman"/>
        </w:rPr>
        <w:t xml:space="preserve">- </w:t>
      </w:r>
      <w:r w:rsidRPr="00562127">
        <w:rPr>
          <w:rFonts w:ascii="Times New Roman" w:hAnsi="Times New Roman" w:cs="Times New Roman"/>
        </w:rPr>
        <w:t>setzt das Projekt XXX an</w:t>
      </w:r>
      <w:ins w:id="28" w:author="Benedikt Zönnchen" w:date="2025-10-28T18:59:00Z" w16du:dateUtc="2025-10-28T17:59:00Z">
        <w:r w:rsidR="00F93D34">
          <w:rPr>
            <w:rFonts w:ascii="Times New Roman" w:hAnsi="Times New Roman" w:cs="Times New Roman"/>
          </w:rPr>
          <w:t xml:space="preserve"> und trägt damit unmittelbar zu den Zielen der Förderlinie INSIGHT bei, indem </w:t>
        </w:r>
        <w:r w:rsidR="00F93D34">
          <w:rPr>
            <w:rFonts w:ascii="Times New Roman" w:hAnsi="Times New Roman" w:cs="Times New Roman"/>
          </w:rPr>
          <w:lastRenderedPageBreak/>
          <w:t xml:space="preserve">es </w:t>
        </w:r>
      </w:ins>
      <w:del w:id="29" w:author="Benedikt Zönnchen" w:date="2025-10-28T19:00:00Z" w16du:dateUtc="2025-10-28T18:00:00Z">
        <w:r w:rsidRPr="00562127" w:rsidDel="00F93D34">
          <w:rPr>
            <w:rFonts w:ascii="Times New Roman" w:hAnsi="Times New Roman" w:cs="Times New Roman"/>
          </w:rPr>
          <w:delText xml:space="preserve">. Es </w:delText>
        </w:r>
      </w:del>
      <w:r w:rsidRPr="00562127">
        <w:rPr>
          <w:rFonts w:ascii="Times New Roman" w:hAnsi="Times New Roman" w:cs="Times New Roman"/>
        </w:rPr>
        <w:t xml:space="preserve">untersucht, welche neuen Kompetenzen und Fähigkeiten durch den Einsatz </w:t>
      </w:r>
      <w:r w:rsidR="00AA5458">
        <w:rPr>
          <w:rFonts w:ascii="Times New Roman" w:hAnsi="Times New Roman" w:cs="Times New Roman"/>
        </w:rPr>
        <w:t xml:space="preserve">von </w:t>
      </w:r>
      <w:r w:rsidRPr="00562127">
        <w:rPr>
          <w:rFonts w:ascii="Times New Roman" w:hAnsi="Times New Roman" w:cs="Times New Roman"/>
        </w:rPr>
        <w:t>KI</w:t>
      </w:r>
      <w:r w:rsidR="00AA5458">
        <w:rPr>
          <w:rFonts w:ascii="Times New Roman" w:hAnsi="Times New Roman" w:cs="Times New Roman"/>
        </w:rPr>
        <w:t xml:space="preserve">-Technologien </w:t>
      </w:r>
      <w:r w:rsidRPr="00562127">
        <w:rPr>
          <w:rFonts w:ascii="Times New Roman" w:hAnsi="Times New Roman" w:cs="Times New Roman"/>
        </w:rPr>
        <w:t>in der künstlerischen Praxis und in Produktionsprozessen entstehen und welche künftig erforderlich sein werden, damit Kreative und K</w:t>
      </w:r>
      <w:r w:rsidR="00B56DBD">
        <w:rPr>
          <w:rFonts w:ascii="Times New Roman" w:hAnsi="Times New Roman" w:cs="Times New Roman"/>
        </w:rPr>
        <w:t>unstschaffende</w:t>
      </w:r>
      <w:r w:rsidRPr="00562127">
        <w:rPr>
          <w:rFonts w:ascii="Times New Roman" w:hAnsi="Times New Roman" w:cs="Times New Roman"/>
        </w:rPr>
        <w:t xml:space="preserve"> diese Technologien nicht nur erfolgreich adaptieren, sondern aktiv mitgestalten. </w:t>
      </w:r>
    </w:p>
    <w:p w14:paraId="614E4F4E" w14:textId="6D5EE6D5" w:rsidR="00DE5108" w:rsidRPr="00562127" w:rsidRDefault="00DE5108" w:rsidP="00562127">
      <w:pPr>
        <w:spacing w:before="100" w:beforeAutospacing="1" w:after="100" w:afterAutospacing="1" w:line="276" w:lineRule="auto"/>
        <w:jc w:val="both"/>
        <w:rPr>
          <w:rFonts w:ascii="Times New Roman" w:hAnsi="Times New Roman" w:cs="Times New Roman"/>
          <w:color w:val="000000" w:themeColor="text1"/>
        </w:rPr>
      </w:pPr>
      <w:r w:rsidRPr="00562127">
        <w:rPr>
          <w:rFonts w:ascii="Times New Roman" w:hAnsi="Times New Roman" w:cs="Times New Roman"/>
          <w:color w:val="000000" w:themeColor="text1"/>
        </w:rPr>
        <w:t>Ausgangspunkt ist die Beobachtung, dass der</w:t>
      </w:r>
      <w:r w:rsidR="00AA5458">
        <w:rPr>
          <w:rFonts w:ascii="Times New Roman" w:hAnsi="Times New Roman" w:cs="Times New Roman"/>
          <w:color w:val="000000" w:themeColor="text1"/>
        </w:rPr>
        <w:t xml:space="preserve"> </w:t>
      </w:r>
      <w:r w:rsidRPr="00562127">
        <w:rPr>
          <w:rFonts w:ascii="Times New Roman" w:hAnsi="Times New Roman" w:cs="Times New Roman"/>
          <w:color w:val="000000" w:themeColor="text1"/>
        </w:rPr>
        <w:t xml:space="preserve">Einsatz </w:t>
      </w:r>
      <w:r w:rsidR="00AA5458">
        <w:rPr>
          <w:rFonts w:ascii="Times New Roman" w:hAnsi="Times New Roman" w:cs="Times New Roman"/>
          <w:color w:val="000000" w:themeColor="text1"/>
        </w:rPr>
        <w:t xml:space="preserve">von KI </w:t>
      </w:r>
      <w:r w:rsidRPr="00562127">
        <w:rPr>
          <w:rFonts w:ascii="Times New Roman" w:hAnsi="Times New Roman" w:cs="Times New Roman"/>
          <w:color w:val="000000" w:themeColor="text1"/>
        </w:rPr>
        <w:t xml:space="preserve">einerseits neue mediale Möglichkeiten für ästhetische Ausdrucksformen und kollaborative Praktiken </w:t>
      </w:r>
      <w:proofErr w:type="gramStart"/>
      <w:r w:rsidRPr="00562127">
        <w:rPr>
          <w:rFonts w:ascii="Times New Roman" w:hAnsi="Times New Roman" w:cs="Times New Roman"/>
          <w:color w:val="000000" w:themeColor="text1"/>
        </w:rPr>
        <w:t>zwischen Mensch</w:t>
      </w:r>
      <w:proofErr w:type="gramEnd"/>
      <w:r w:rsidRPr="00562127">
        <w:rPr>
          <w:rFonts w:ascii="Times New Roman" w:hAnsi="Times New Roman" w:cs="Times New Roman"/>
          <w:color w:val="000000" w:themeColor="text1"/>
        </w:rPr>
        <w:t xml:space="preserve"> und Maschine eröffnet und damit Raum für künstlerische und ökonomische Innovationen schafft (Referenzen). Andererseits transformier</w:t>
      </w:r>
      <w:ins w:id="30" w:author="Benedikt Zönnchen" w:date="2025-10-28T13:55:00Z" w16du:dateUtc="2025-10-28T12:55:00Z">
        <w:r w:rsidR="00BF5F93">
          <w:rPr>
            <w:rFonts w:ascii="Times New Roman" w:hAnsi="Times New Roman" w:cs="Times New Roman"/>
            <w:color w:val="000000" w:themeColor="text1"/>
          </w:rPr>
          <w:t>e</w:t>
        </w:r>
      </w:ins>
      <w:r w:rsidR="00AA5458">
        <w:rPr>
          <w:rFonts w:ascii="Times New Roman" w:hAnsi="Times New Roman" w:cs="Times New Roman"/>
          <w:color w:val="000000" w:themeColor="text1"/>
        </w:rPr>
        <w:t>n</w:t>
      </w:r>
      <w:r w:rsidRPr="00562127">
        <w:rPr>
          <w:rFonts w:ascii="Times New Roman" w:hAnsi="Times New Roman" w:cs="Times New Roman"/>
          <w:color w:val="000000" w:themeColor="text1"/>
        </w:rPr>
        <w:t xml:space="preserve"> KI</w:t>
      </w:r>
      <w:r w:rsidR="00AA5458">
        <w:rPr>
          <w:rFonts w:ascii="Times New Roman" w:hAnsi="Times New Roman" w:cs="Times New Roman"/>
          <w:color w:val="000000" w:themeColor="text1"/>
        </w:rPr>
        <w:t>-Technologien</w:t>
      </w:r>
      <w:r w:rsidRPr="00562127">
        <w:rPr>
          <w:rFonts w:ascii="Times New Roman" w:hAnsi="Times New Roman" w:cs="Times New Roman"/>
          <w:color w:val="000000" w:themeColor="text1"/>
        </w:rPr>
        <w:t xml:space="preserve"> etablierte Aufgaben, Arbeitsabläufe und Produktionsprozesse und stell</w:t>
      </w:r>
      <w:r w:rsidR="00C439EF">
        <w:rPr>
          <w:rFonts w:ascii="Times New Roman" w:hAnsi="Times New Roman" w:cs="Times New Roman"/>
          <w:color w:val="000000" w:themeColor="text1"/>
        </w:rPr>
        <w:t>en</w:t>
      </w:r>
      <w:r w:rsidRPr="00562127">
        <w:rPr>
          <w:rFonts w:ascii="Times New Roman" w:hAnsi="Times New Roman" w:cs="Times New Roman"/>
          <w:color w:val="000000" w:themeColor="text1"/>
        </w:rPr>
        <w:t xml:space="preserve"> zugleich tradierte Rollenbilder, Formen künstlerischer Identität sowie Fragen nach </w:t>
      </w:r>
      <w:commentRangeStart w:id="31"/>
      <w:r w:rsidRPr="00562127">
        <w:rPr>
          <w:rFonts w:ascii="Times New Roman" w:hAnsi="Times New Roman" w:cs="Times New Roman"/>
          <w:color w:val="000000" w:themeColor="text1"/>
        </w:rPr>
        <w:t xml:space="preserve">Autonomie und Kontrolle </w:t>
      </w:r>
      <w:commentRangeEnd w:id="31"/>
      <w:r w:rsidR="00CB6882">
        <w:rPr>
          <w:rStyle w:val="Kommentarzeichen"/>
        </w:rPr>
        <w:commentReference w:id="31"/>
      </w:r>
      <w:r w:rsidRPr="00562127">
        <w:rPr>
          <w:rFonts w:ascii="Times New Roman" w:hAnsi="Times New Roman" w:cs="Times New Roman"/>
          <w:color w:val="000000" w:themeColor="text1"/>
        </w:rPr>
        <w:t>infrage. Diese Entwicklungen erfordern neue Fähigkeiten, Kompetenzen und Denkweisen sowie eine veränderte Verteilung von Aufgaben und Verantwortlichkeiten. Während KI-Tools insbesondere die Phasen der Ideenfindung, Recherche und Produktion beschleunigen, wächst der Bedarf an menschlicher Expertise in der Bewertung, Interpretation und Kontextualisierung der generierten Inhalte. Angesichts der hohen Dynamik technologischer Entwicklungen und sich wandelnder Produktionsbedingungen werden neue Formen künstlerischen Denkens und Handelns zunehmend unabdingbar.</w:t>
      </w:r>
    </w:p>
    <w:p w14:paraId="14455468" w14:textId="77777777" w:rsidR="003D4E6D" w:rsidRDefault="00B56DBD" w:rsidP="00562127">
      <w:pPr>
        <w:pStyle w:val="StandardWeb"/>
        <w:spacing w:line="276" w:lineRule="auto"/>
        <w:jc w:val="both"/>
        <w:rPr>
          <w:ins w:id="32" w:author="Benedikt Zönnchen" w:date="2025-10-28T19:45:00Z" w16du:dateUtc="2025-10-28T18:45:00Z"/>
          <w:color w:val="000000" w:themeColor="text1"/>
        </w:rPr>
      </w:pPr>
      <w:r>
        <w:t xml:space="preserve">Die Untersuchung dieser Fragestellung zielt darauf, jene Kompetenzen, Wissensformen und Aufgabenprofile zu identifizieren, die durch den Einsatz von KI-Technologien in künstlerischer Arbeit und kreativen Produktionsprozessen künftig von zentraler Bedeutung sein werden – um einerseits Risiken wie Dequalifizierung, Verlagerung von Arbeitsplätzen und kulturelle Abhängigkeiten zu mindern und andererseits die Potenziale künstlerischer und wirtschaftlicher Innovation, kultureller Souveränität sowie gesellschaftlicher Resilienz zu erschließen. </w:t>
      </w:r>
      <w:r w:rsidR="003D4E6D" w:rsidRPr="00B56DBD">
        <w:rPr>
          <w:color w:val="000000" w:themeColor="text1"/>
        </w:rPr>
        <w:t>Das Projekt leistet damit einen Beitrag zu einem vertieften Verständnis der Wechselwirkungen zwischen KI, künstlerischer Praxis und gesellschaftlichem Wandel. Darüber hinaus liefert es Impulse für eine vorausschauende Politikgestaltung an der Schnittstelle von Kunst und Technologie, insbesondere im Hinblick auf künstlerische Ausbildung und Arbeitsstrukturen.</w:t>
      </w:r>
    </w:p>
    <w:p w14:paraId="7EE70E6A" w14:textId="47E1A162" w:rsidR="00102A05" w:rsidRPr="00B56DBD" w:rsidRDefault="00102A05" w:rsidP="00102A05">
      <w:pPr>
        <w:pStyle w:val="StandardWeb"/>
        <w:spacing w:line="276" w:lineRule="auto"/>
        <w:jc w:val="both"/>
        <w:rPr>
          <w:color w:val="000000" w:themeColor="text1"/>
        </w:rPr>
      </w:pPr>
      <w:ins w:id="33" w:author="Benedikt Zönnchen" w:date="2025-10-28T19:45:00Z" w16du:dateUtc="2025-10-28T18:45:00Z">
        <w:r w:rsidRPr="00102A05">
          <w:rPr>
            <w:color w:val="000000" w:themeColor="text1"/>
          </w:rPr>
          <w:t xml:space="preserve">Das Projekt XXX trägt </w:t>
        </w:r>
        <w:r>
          <w:rPr>
            <w:color w:val="000000" w:themeColor="text1"/>
          </w:rPr>
          <w:t xml:space="preserve">damit </w:t>
        </w:r>
        <w:r w:rsidRPr="00102A05">
          <w:rPr>
            <w:color w:val="000000" w:themeColor="text1"/>
          </w:rPr>
          <w:t>zur Erreichung mehrerer Ziele der Agenda 2030 für nachhaltige Entwicklung bei, insbesondere zu SDG 4 (Hochwertige Bildung) durch die Erforschung und Förderung neuer KI-Kompetenzen in Kunst und Kultur, zu SDG 8 (Menschenwürdige Arbeit und Wirtschaftswachstum) durch die Analyse und Gestaltung künftiger Arbeits- und Kompetenzprofile in der Kultur- und Kreativwirtschaft, sowie zu SDG 9 (Industrie, Innovation und Infrastruktur) durch die Entwicklung von Strategien für eine sozial und kulturell verantwortliche Nutzung technologischer Innovationen.</w:t>
        </w:r>
        <w:r>
          <w:rPr>
            <w:color w:val="000000" w:themeColor="text1"/>
          </w:rPr>
          <w:t xml:space="preserve"> </w:t>
        </w:r>
        <w:commentRangeStart w:id="34"/>
        <w:r w:rsidRPr="00102A05">
          <w:rPr>
            <w:color w:val="000000" w:themeColor="text1"/>
          </w:rPr>
          <w:t xml:space="preserve">Darüber hinaus leistet das Projekt Beiträge zu SDG 10 (Weniger Ungleichheiten) und SDG 17 (Partnerschaften zur Erreichung der Ziele) durch partizipative und interdisziplinäre Forschungskooperationen, die künstlerische, wissenschaftliche und gesellschaftliche </w:t>
        </w:r>
        <w:proofErr w:type="spellStart"/>
        <w:proofErr w:type="gramStart"/>
        <w:r w:rsidRPr="00102A05">
          <w:rPr>
            <w:color w:val="000000" w:themeColor="text1"/>
          </w:rPr>
          <w:t>Akteur:innen</w:t>
        </w:r>
        <w:proofErr w:type="spellEnd"/>
        <w:proofErr w:type="gramEnd"/>
        <w:r w:rsidRPr="00102A05">
          <w:rPr>
            <w:color w:val="000000" w:themeColor="text1"/>
          </w:rPr>
          <w:t xml:space="preserve"> in einen gemeinsamen Erkenntnisprozess einbinden.</w:t>
        </w:r>
      </w:ins>
      <w:commentRangeEnd w:id="34"/>
      <w:ins w:id="35" w:author="Benedikt Zönnchen" w:date="2025-10-28T19:48:00Z" w16du:dateUtc="2025-10-28T18:48:00Z">
        <w:r w:rsidR="007E218B">
          <w:rPr>
            <w:rStyle w:val="Kommentarzeichen"/>
            <w:rFonts w:asciiTheme="minorHAnsi" w:eastAsiaTheme="minorHAnsi" w:hAnsiTheme="minorHAnsi" w:cstheme="minorBidi"/>
            <w:kern w:val="2"/>
            <w:lang w:eastAsia="en-US"/>
            <w14:ligatures w14:val="standardContextual"/>
          </w:rPr>
          <w:commentReference w:id="34"/>
        </w:r>
      </w:ins>
    </w:p>
    <w:p w14:paraId="42C3D0EE" w14:textId="49F9A192" w:rsidR="007D66BA" w:rsidRPr="00562127" w:rsidRDefault="00B56DBD" w:rsidP="00562127">
      <w:pPr>
        <w:pStyle w:val="StandardWeb"/>
        <w:spacing w:line="276" w:lineRule="auto"/>
        <w:jc w:val="both"/>
      </w:pPr>
      <w:r>
        <w:t xml:space="preserve">Das Projektvorhaben </w:t>
      </w:r>
      <w:r w:rsidR="003D4E6D" w:rsidRPr="00562127">
        <w:t xml:space="preserve">besitzt eine gesellschaftliche und politische Relevanz in zweifacher Hinsicht. Zum einen zählt die Kultur- und Kreativwirtschaft zu den dynamischsten Wirtschaftszweigen Deutschlands: Sie leistet einen wesentlichen Beitrag zur </w:t>
      </w:r>
      <w:r w:rsidR="003D4E6D" w:rsidRPr="00562127">
        <w:lastRenderedPageBreak/>
        <w:t>Bruttowertschöpfung und Beschäftigung und fungiert zugleich als zentrale Triebkraft technologischer, sozialer und ästhetisch-künstlerischer Innovationen</w:t>
      </w:r>
      <w:r w:rsidR="003860D3">
        <w:t xml:space="preserve"> (Referenz)</w:t>
      </w:r>
      <w:r w:rsidR="003D4E6D" w:rsidRPr="00562127">
        <w:t xml:space="preserve">. Zum anderen bildet sie ein gesellschaftliches Resonanzfeld, in dem </w:t>
      </w:r>
      <w:commentRangeStart w:id="36"/>
      <w:r w:rsidR="003D4E6D" w:rsidRPr="00562127">
        <w:t>technologische, soziale und kulturelle Entwicklungen frühzeitig sichtbar, reflektiert und ästhetisch verhandelt werden</w:t>
      </w:r>
      <w:commentRangeEnd w:id="36"/>
      <w:r w:rsidR="00A57998">
        <w:rPr>
          <w:rStyle w:val="Kommentarzeichen"/>
          <w:rFonts w:asciiTheme="minorHAnsi" w:eastAsiaTheme="minorHAnsi" w:hAnsiTheme="minorHAnsi" w:cstheme="minorBidi"/>
          <w:kern w:val="2"/>
          <w:lang w:eastAsia="en-US"/>
          <w14:ligatures w14:val="standardContextual"/>
        </w:rPr>
        <w:commentReference w:id="36"/>
      </w:r>
      <w:r w:rsidR="003D4E6D" w:rsidRPr="00562127">
        <w:t xml:space="preserve">. </w:t>
      </w:r>
      <w:proofErr w:type="spellStart"/>
      <w:proofErr w:type="gramStart"/>
      <w:r w:rsidR="003D4E6D" w:rsidRPr="00562127">
        <w:t>Künstler:innen</w:t>
      </w:r>
      <w:proofErr w:type="spellEnd"/>
      <w:proofErr w:type="gramEnd"/>
      <w:r w:rsidR="003D4E6D" w:rsidRPr="00562127">
        <w:t xml:space="preserve"> sind </w:t>
      </w:r>
      <w:r w:rsidR="009467BC" w:rsidRPr="00562127">
        <w:t xml:space="preserve">somit </w:t>
      </w:r>
      <w:r w:rsidR="003D4E6D" w:rsidRPr="00562127">
        <w:t xml:space="preserve">nicht nur wirtschaftliche </w:t>
      </w:r>
      <w:proofErr w:type="spellStart"/>
      <w:proofErr w:type="gramStart"/>
      <w:r w:rsidR="003D4E6D" w:rsidRPr="00562127">
        <w:t>Akteur:innen</w:t>
      </w:r>
      <w:proofErr w:type="spellEnd"/>
      <w:proofErr w:type="gramEnd"/>
      <w:r w:rsidR="003D4E6D" w:rsidRPr="00562127">
        <w:t xml:space="preserve">, sondern fungieren zugleich als Seismografen und Impulsgeber im Umgang mit den Potenzialen und Risiken </w:t>
      </w:r>
      <w:ins w:id="37" w:author="Benedikt Zönnchen" w:date="2025-10-28T14:17:00Z" w16du:dateUtc="2025-10-28T13:17:00Z">
        <w:r w:rsidR="00A57998">
          <w:t xml:space="preserve">des </w:t>
        </w:r>
      </w:ins>
      <w:r w:rsidR="003D4E6D" w:rsidRPr="00562127">
        <w:t xml:space="preserve">technologischen Wandels. Dies zeigt sich auch im Kontext von KI-Technologien: </w:t>
      </w:r>
      <w:proofErr w:type="spellStart"/>
      <w:proofErr w:type="gramStart"/>
      <w:r w:rsidR="003D4E6D" w:rsidRPr="00562127">
        <w:t>Künstler:innen</w:t>
      </w:r>
      <w:proofErr w:type="spellEnd"/>
      <w:proofErr w:type="gramEnd"/>
      <w:r w:rsidR="003D4E6D" w:rsidRPr="00562127">
        <w:t xml:space="preserve"> gehörten zu den ersten, die diese Systeme experimentell</w:t>
      </w:r>
      <w:r w:rsidR="003165CD" w:rsidRPr="00562127">
        <w:t xml:space="preserve"> und künstlerisch</w:t>
      </w:r>
      <w:r w:rsidR="003D4E6D" w:rsidRPr="00562127">
        <w:t xml:space="preserve"> erforschten, ihre sozialen, ethischen und ökologischen Implikationen sichtbar machten und den öffentlichen Diskurs über ihre Folgen maßgeblich mitprägten</w:t>
      </w:r>
      <w:r>
        <w:t xml:space="preserve"> (Referenz)</w:t>
      </w:r>
      <w:r w:rsidR="003D4E6D" w:rsidRPr="00562127">
        <w:t>.</w:t>
      </w:r>
      <w:r w:rsidR="003165CD" w:rsidRPr="00562127">
        <w:t xml:space="preserve"> </w:t>
      </w:r>
    </w:p>
    <w:p w14:paraId="6D33084F" w14:textId="5B6B7FAC" w:rsidR="007D66BA" w:rsidRPr="00562127" w:rsidRDefault="007D66BA" w:rsidP="00562127">
      <w:pPr>
        <w:pStyle w:val="StandardWeb"/>
        <w:spacing w:line="276" w:lineRule="auto"/>
        <w:jc w:val="both"/>
      </w:pPr>
      <w:r w:rsidRPr="00562127">
        <w:t>Damit die Ku</w:t>
      </w:r>
      <w:r w:rsidR="00B56DBD">
        <w:t>ltur</w:t>
      </w:r>
      <w:r w:rsidRPr="00562127">
        <w:t xml:space="preserve"> und Kreativwirtschaft diese doppelte Rolle auch künftig ausüben kann, ist es von zentraler Bedeutung, jene neuen Fähigkeiten und Kompetenzen zu identifizieren, </w:t>
      </w:r>
      <w:ins w:id="38" w:author="Benedikt Zönnchen" w:date="2025-10-28T20:00:00Z" w16du:dateUtc="2025-10-28T19:00:00Z">
        <w:r w:rsidR="00CA449B">
          <w:t xml:space="preserve">die mit der zunehmenden technologischen Durchdringung kultureller Produktionsprozesse einhergehen </w:t>
        </w:r>
      </w:ins>
      <w:del w:id="39" w:author="Benedikt Zönnchen" w:date="2025-10-28T20:02:00Z" w16du:dateUtc="2025-10-28T19:02:00Z">
        <w:r w:rsidRPr="00562127" w:rsidDel="00CA449B">
          <w:delText xml:space="preserve">die der </w:delText>
        </w:r>
        <w:commentRangeStart w:id="40"/>
        <w:r w:rsidRPr="00562127" w:rsidDel="00CA449B">
          <w:delText xml:space="preserve">Einsatz </w:delText>
        </w:r>
        <w:r w:rsidR="000750A8" w:rsidDel="00CA449B">
          <w:delText xml:space="preserve">von </w:delText>
        </w:r>
        <w:r w:rsidRPr="00562127" w:rsidDel="00CA449B">
          <w:delText xml:space="preserve">KI </w:delText>
        </w:r>
      </w:del>
      <w:commentRangeEnd w:id="40"/>
      <w:r w:rsidR="00F64B4E">
        <w:rPr>
          <w:rStyle w:val="Kommentarzeichen"/>
          <w:rFonts w:asciiTheme="minorHAnsi" w:eastAsiaTheme="minorHAnsi" w:hAnsiTheme="minorHAnsi" w:cstheme="minorBidi"/>
          <w:kern w:val="2"/>
          <w:lang w:eastAsia="en-US"/>
          <w14:ligatures w14:val="standardContextual"/>
        </w:rPr>
        <w:commentReference w:id="40"/>
      </w:r>
      <w:del w:id="41" w:author="Benedikt Zönnchen" w:date="2025-10-28T20:02:00Z" w16du:dateUtc="2025-10-28T19:02:00Z">
        <w:r w:rsidRPr="00562127" w:rsidDel="00CA449B">
          <w:delText>erfordert</w:delText>
        </w:r>
      </w:del>
      <w:r w:rsidRPr="00562127">
        <w:t xml:space="preserve"> – nicht nur, um Wettbewerbsfähigkeit und Innovation zu fördern, sondern auch, um eine kritische und reflektierte Auseinandersetzung mit diesem Wandel zu ermöglichen. </w:t>
      </w:r>
      <w:commentRangeStart w:id="42"/>
      <w:ins w:id="43" w:author="Benedikt Zönnchen" w:date="2025-10-28T20:03:00Z" w16du:dateUtc="2025-10-28T19:03:00Z">
        <w:r w:rsidR="00CA449B" w:rsidRPr="00CA449B">
          <w:t>Diese Transformation betrifft nicht nur Kunstschaffende, die KI aktiv einsetzen, sondern auch jene, die sich bewusst dagegen entscheiden</w:t>
        </w:r>
        <w:commentRangeEnd w:id="42"/>
        <w:r w:rsidR="00CA449B">
          <w:rPr>
            <w:rStyle w:val="Kommentarzeichen"/>
            <w:rFonts w:asciiTheme="minorHAnsi" w:eastAsiaTheme="minorHAnsi" w:hAnsiTheme="minorHAnsi" w:cstheme="minorBidi"/>
            <w:kern w:val="2"/>
            <w:lang w:eastAsia="en-US"/>
            <w14:ligatures w14:val="standardContextual"/>
          </w:rPr>
          <w:commentReference w:id="42"/>
        </w:r>
        <w:r w:rsidR="00CA449B">
          <w:t xml:space="preserve">. </w:t>
        </w:r>
      </w:ins>
      <w:r w:rsidRPr="00562127">
        <w:t xml:space="preserve">Vor diesem Hintergrund liefert das Projekt XXX nicht nur einen wissenschaftlichen Erkenntnisgewinn, sondern adressiert ein strategisches Handlungsfeld von hoher </w:t>
      </w:r>
      <w:commentRangeStart w:id="44"/>
      <w:r w:rsidRPr="00562127">
        <w:t xml:space="preserve">politischer Zukunftsrelevanz </w:t>
      </w:r>
      <w:commentRangeEnd w:id="44"/>
      <w:r w:rsidR="00F64B4E">
        <w:rPr>
          <w:rStyle w:val="Kommentarzeichen"/>
          <w:rFonts w:asciiTheme="minorHAnsi" w:eastAsiaTheme="minorHAnsi" w:hAnsiTheme="minorHAnsi" w:cstheme="minorBidi"/>
          <w:kern w:val="2"/>
          <w:lang w:eastAsia="en-US"/>
          <w14:ligatures w14:val="standardContextual"/>
        </w:rPr>
        <w:commentReference w:id="44"/>
      </w:r>
      <w:r w:rsidRPr="00562127">
        <w:t>für Kultur-, Bildungs- und Technologiepolitik.</w:t>
      </w:r>
    </w:p>
    <w:p w14:paraId="59D2B456" w14:textId="63E1F655" w:rsidR="000750A8" w:rsidRDefault="009467BC" w:rsidP="00562127">
      <w:pPr>
        <w:pStyle w:val="StandardWeb"/>
        <w:spacing w:line="276" w:lineRule="auto"/>
        <w:jc w:val="both"/>
      </w:pPr>
      <w:r w:rsidRPr="00562127">
        <w:t xml:space="preserve">Zur Beantwortung der formulierten Fragestellung verfolgt das Projekt einen </w:t>
      </w:r>
      <w:r w:rsidR="00FB005D" w:rsidRPr="00FB005D">
        <w:rPr>
          <w:color w:val="000000" w:themeColor="text1"/>
        </w:rPr>
        <w:t>trans</w:t>
      </w:r>
      <w:r w:rsidRPr="00FB005D">
        <w:rPr>
          <w:color w:val="000000" w:themeColor="text1"/>
        </w:rPr>
        <w:t xml:space="preserve">disziplinären </w:t>
      </w:r>
      <w:r w:rsidRPr="00562127">
        <w:t xml:space="preserve">Ansatz, der Expertise aus </w:t>
      </w:r>
      <w:r w:rsidR="00FB005D">
        <w:t xml:space="preserve">den </w:t>
      </w:r>
      <w:r w:rsidRPr="00562127">
        <w:t>Ku</w:t>
      </w:r>
      <w:r w:rsidR="00B56DBD">
        <w:t>ltur- und Medienwissenschaften</w:t>
      </w:r>
      <w:r w:rsidRPr="00562127">
        <w:t xml:space="preserve">, </w:t>
      </w:r>
      <w:r w:rsidR="00FB005D">
        <w:t xml:space="preserve">der </w:t>
      </w:r>
      <w:r w:rsidR="00B56DBD">
        <w:t>Technik- und Innovationss</w:t>
      </w:r>
      <w:r w:rsidRPr="00562127">
        <w:t>oziologie</w:t>
      </w:r>
      <w:r w:rsidR="00FB005D">
        <w:t xml:space="preserve"> sowie der </w:t>
      </w:r>
      <w:r w:rsidRPr="00562127">
        <w:t xml:space="preserve">Informatik </w:t>
      </w:r>
      <w:r w:rsidR="00FB005D">
        <w:t xml:space="preserve">mit praktischer Expertise </w:t>
      </w:r>
      <w:r w:rsidRPr="00562127">
        <w:t xml:space="preserve">verbindet. Darüber hinaus wird ein partizipativer Forschungsansatz eingesetzt. </w:t>
      </w:r>
      <w:r w:rsidR="000750A8">
        <w:t>Da K</w:t>
      </w:r>
      <w:ins w:id="45" w:author="Benedikt Zönnchen" w:date="2025-10-28T20:12:00Z" w16du:dateUtc="2025-10-28T19:12:00Z">
        <w:r w:rsidR="008105B6">
          <w:t>u</w:t>
        </w:r>
      </w:ins>
      <w:del w:id="46" w:author="Benedikt Zönnchen" w:date="2025-10-28T20:12:00Z" w16du:dateUtc="2025-10-28T19:12:00Z">
        <w:r w:rsidR="000750A8" w:rsidDel="008105B6">
          <w:delText>ü</w:delText>
        </w:r>
      </w:del>
      <w:r w:rsidR="000750A8">
        <w:t xml:space="preserve">nstschafende nicht nur Technologien adaptieren, sondern auch Wissen über deren Funktionsweisen, Bruchstellen und gesellschaftliche Folgen erfahrbar machen, reicht es nicht aus, ihre Perspektiven lediglich zu analysieren. </w:t>
      </w:r>
      <w:commentRangeStart w:id="47"/>
      <w:r w:rsidR="000750A8">
        <w:t>Vielmehr werden sie als epistemische Ressource in den Forschungsprozess integriert. Entsprechend werden Kreative und Kunstschaffende im Rahmen von Co-Design-Workshops (Referenz) eingebunden, insbesondere bei der gemeinsamen Entwicklung und Reflexion möglicher sozio-technischer Zukunftsszenarien.</w:t>
      </w:r>
      <w:commentRangeEnd w:id="47"/>
      <w:r w:rsidR="00565C16">
        <w:rPr>
          <w:rStyle w:val="Kommentarzeichen"/>
          <w:rFonts w:asciiTheme="minorHAnsi" w:eastAsiaTheme="minorHAnsi" w:hAnsiTheme="minorHAnsi" w:cstheme="minorBidi"/>
          <w:kern w:val="2"/>
          <w:lang w:eastAsia="en-US"/>
          <w14:ligatures w14:val="standardContextual"/>
        </w:rPr>
        <w:commentReference w:id="47"/>
      </w:r>
    </w:p>
    <w:p w14:paraId="035D27D4" w14:textId="77777777" w:rsidR="000750A8" w:rsidRDefault="000750A8" w:rsidP="00562127">
      <w:pPr>
        <w:pStyle w:val="StandardWeb"/>
        <w:spacing w:line="276" w:lineRule="auto"/>
        <w:jc w:val="both"/>
      </w:pPr>
      <w:r>
        <w:t>Wie eingangs erläutert, werden KI-Technologien bereits seit Längerem in der Kultur- und Kreativwirtschaft eingesetzt. Entsprechend existiert eine Vielzahl von Studien, die sich mit den Auswirkungen von KI sowohl auf das Feld insgesamt als auch auf die künstlerische Praxis im Besonderen befassen (Referenzen). Allerdings liegt vergleichsweise wenig Forschung dazu vor, wie Kreative und Kunstschaffende diese Veränderungen konkret erfahren und wie sie damit umgehen (Referenz). Kaum untersucht ist bislang insbesondere, welche neuen Kompetenzen, Wissensformen, Rollen und Aufgabenprofile sich Kreative und Kunstschaffende aneignen und welche Strategien sie entwickeln, um mit dem schnellen und dynamischen soziotechnischen Wandel umzugehen – sei es durch Anpassung, durch ein Re-Design bestehender Praktiken oder durch Formen des Widerstands.</w:t>
      </w:r>
    </w:p>
    <w:p w14:paraId="27CDA8AA" w14:textId="77777777" w:rsidR="00FB005D" w:rsidRDefault="00016545" w:rsidP="00562127">
      <w:pPr>
        <w:pStyle w:val="StandardWeb"/>
        <w:spacing w:line="276" w:lineRule="auto"/>
        <w:jc w:val="both"/>
      </w:pPr>
      <w:r w:rsidRPr="00562127">
        <w:lastRenderedPageBreak/>
        <w:t xml:space="preserve">Das Projekt XXX schließt an dieser Forschungslücke an, indem es die neuen Anforderungen an Kompetenzen, Fähigkeiten und Arbeitsweisen von Kreativen </w:t>
      </w:r>
      <w:r w:rsidR="00FB005D">
        <w:t xml:space="preserve">und Kunstschaffenden </w:t>
      </w:r>
      <w:r w:rsidRPr="00562127">
        <w:t xml:space="preserve">untersucht, die durch den Einsatz von KI-Technologien in künstlerischen Praktiken und Produktionsprozessen entstehen. Durch seinen </w:t>
      </w:r>
      <w:r w:rsidR="00FB005D" w:rsidRPr="00FB005D">
        <w:rPr>
          <w:color w:val="000000" w:themeColor="text1"/>
        </w:rPr>
        <w:t>trans</w:t>
      </w:r>
      <w:r w:rsidRPr="00FB005D">
        <w:rPr>
          <w:color w:val="000000" w:themeColor="text1"/>
        </w:rPr>
        <w:t>disziplinären</w:t>
      </w:r>
      <w:r w:rsidRPr="00FB005D">
        <w:rPr>
          <w:color w:val="FF0000"/>
        </w:rPr>
        <w:t xml:space="preserve"> </w:t>
      </w:r>
      <w:r w:rsidRPr="00562127">
        <w:t>und partizipativen Ansatz vertieft das Projekt den Forschungsstand maßgeblich: Es bringt wissenschaftliche, technologische und künstlerische Wissensformen in einem gemeinsamen Erkenntnisraum zusammen</w:t>
      </w:r>
      <w:r w:rsidR="00FB005D">
        <w:t>.</w:t>
      </w:r>
      <w:r w:rsidRPr="00562127">
        <w:t xml:space="preserve"> </w:t>
      </w:r>
    </w:p>
    <w:p w14:paraId="17CC4186" w14:textId="77777777" w:rsidR="00FB005D" w:rsidRDefault="00FB005D" w:rsidP="00562127">
      <w:pPr>
        <w:pStyle w:val="StandardWeb"/>
        <w:spacing w:line="276" w:lineRule="auto"/>
        <w:jc w:val="both"/>
      </w:pPr>
      <w:r>
        <w:t xml:space="preserve">Die beteiligten Partner verfügen über ausgewiesene wissenschaftliche und praktische Expertise an der Schnittstelle von </w:t>
      </w:r>
      <w:r w:rsidR="000750A8">
        <w:t xml:space="preserve">KI, </w:t>
      </w:r>
      <w:r>
        <w:t>Kunst</w:t>
      </w:r>
      <w:r w:rsidR="000750A8">
        <w:t xml:space="preserve"> und </w:t>
      </w:r>
      <w:r>
        <w:t>Kre</w:t>
      </w:r>
      <w:r w:rsidR="000750A8">
        <w:t>ativität</w:t>
      </w:r>
      <w:r>
        <w:t xml:space="preserve">. Drei der Verbundpartner (HMTM, MUC.DAI, MI3) erforschen bereits den Einsatz von KI-Technologien in künstlerischen Produktionsprozessen; gemeinsame Publikationen adressieren Fragen von Autorschaft, Handlungsträgerschaft und der Transformation künstlerischer Kompetenzen (Referenzen). Darüber hinaus verfügen zwei der Partner </w:t>
      </w:r>
      <w:r w:rsidR="003860D3">
        <w:t xml:space="preserve">(IKMM &amp; MUC.DAI) </w:t>
      </w:r>
      <w:r>
        <w:t>über Lehr- und Transferexpertise durch interdisziplinäre Werkstätten, in denen Studierende künstlerischer Studiengänge (HMTM) und Informatik (HM) gemeinsam Projekte zu Kunst und KI entwickeln. Diese Vorarbeiten bilden die empirische, theoretische und praxisbezogene Grundlage, um die Projektfragen aus einem bestehenden Forschungs- und Anwendungskontext heraus weiterzuführen und zu vertiefen.</w:t>
      </w:r>
    </w:p>
    <w:p w14:paraId="11FA7B43" w14:textId="77777777" w:rsidR="00A86A33" w:rsidRDefault="00F43E3E" w:rsidP="00FB005D">
      <w:pPr>
        <w:pStyle w:val="StandardWeb"/>
        <w:spacing w:line="276" w:lineRule="auto"/>
        <w:jc w:val="both"/>
      </w:pPr>
      <w:r w:rsidRPr="00562127">
        <w:t xml:space="preserve">Ziel des Projekts XXX ist es, die praxis-, arbeits- und qualifikationsbezogenen Folgen </w:t>
      </w:r>
      <w:r w:rsidR="00FB005D">
        <w:t>von KI</w:t>
      </w:r>
      <w:r w:rsidRPr="00562127">
        <w:t xml:space="preserve"> für künstlerische Arbeit und kreative Produktionsprozesse</w:t>
      </w:r>
      <w:r w:rsidR="00FB005D">
        <w:t xml:space="preserve">, </w:t>
      </w:r>
      <w:r w:rsidRPr="00562127">
        <w:t>einschließlich der damit verbundenen Kompetenzanforderungen</w:t>
      </w:r>
      <w:r w:rsidR="00FB005D">
        <w:t xml:space="preserve">, </w:t>
      </w:r>
      <w:r w:rsidRPr="00562127">
        <w:t xml:space="preserve">systematisch zu erforschen, zu bewerten und zu prognostizieren. Im Mittelpunkt stehen drei miteinander verbundene Zielrichtungen: (1) die Analyse </w:t>
      </w:r>
      <w:r w:rsidR="00FB005D">
        <w:t xml:space="preserve">sozio-technologischer Trends im Zuge des Einsatzes von KI-Technologien in künstlerischer Praxis und kreativen Produktionsprozessen; </w:t>
      </w:r>
      <w:r w:rsidRPr="00562127">
        <w:t xml:space="preserve">(2) die Identifikation </w:t>
      </w:r>
      <w:r w:rsidR="00FB005D">
        <w:t xml:space="preserve">der </w:t>
      </w:r>
      <w:r w:rsidR="00FB005D" w:rsidRPr="00562127">
        <w:t xml:space="preserve">Veränderungen von </w:t>
      </w:r>
      <w:r w:rsidR="00FB005D">
        <w:t xml:space="preserve">Aufgaben und </w:t>
      </w:r>
      <w:r w:rsidR="00FB005D" w:rsidRPr="00562127">
        <w:t>Arbeitsabläufen</w:t>
      </w:r>
      <w:r w:rsidR="00FB005D">
        <w:t xml:space="preserve"> und somit </w:t>
      </w:r>
      <w:r w:rsidRPr="00562127">
        <w:t>jener Fähigkeiten, Kompetenzen und Wissensformen, die der Einsatz von KI-Technologien in künstlerischer Praxis und Produktion hervorbringt;</w:t>
      </w:r>
      <w:r w:rsidR="00FB005D">
        <w:t xml:space="preserve"> </w:t>
      </w:r>
      <w:r w:rsidRPr="00562127">
        <w:t xml:space="preserve">(3) die Entwicklung kurz- und mittelfristiger sozio-technischer Zukunftsszenarien zu Aufgabenprofilen, Berufsbildern und Rollen in der künstlerischen Produktion, die sich im weiteren sozio-technologischen Wandel abzeichnen und als Grundlage für politikrelevante Handlungsempfehlungen </w:t>
      </w:r>
      <w:r w:rsidR="00FB005D">
        <w:t xml:space="preserve">einer </w:t>
      </w:r>
      <w:r w:rsidRPr="00562127">
        <w:t xml:space="preserve">vorausschauende Kultur-, Bildungs- und Innovationspolitik zu </w:t>
      </w:r>
      <w:r w:rsidR="00FB005D">
        <w:t>dienen</w:t>
      </w:r>
      <w:r w:rsidRPr="00562127">
        <w:t>.</w:t>
      </w:r>
    </w:p>
    <w:p w14:paraId="51577B0D" w14:textId="77777777" w:rsidR="00A62691" w:rsidRDefault="00A62691" w:rsidP="00A62691">
      <w:pPr>
        <w:pStyle w:val="StandardWeb"/>
        <w:spacing w:line="276" w:lineRule="auto"/>
        <w:jc w:val="both"/>
      </w:pPr>
      <w:r>
        <w:t xml:space="preserve">Die erste Zielsetzung wird durch ein Monitoring aktueller technologischer Entwicklungen im Bereich der KI mit Schwerpunkt auf Medien, Kultur- und Kreativwirtschaft, sowie durch eine ergänzende Dokumentenanalyse (wissenschaftliche Publikationen, Branchenberichte, Medienbeiträge) adressiert; beide Arbeitsschritte werden teilweise KI-gestützt durchgeführt. Die zweite Zielsetzung wird mittels semi-strukturierter </w:t>
      </w:r>
      <w:proofErr w:type="spellStart"/>
      <w:proofErr w:type="gramStart"/>
      <w:r>
        <w:t>Expert:inneninterviews</w:t>
      </w:r>
      <w:proofErr w:type="spellEnd"/>
      <w:proofErr w:type="gramEnd"/>
      <w:r>
        <w:t xml:space="preserve"> und deren Auswertung nach der thematischen Analyse nach Braun &amp; Clarke (2006) verfolgt. Die dritte Zielsetzung wird über partizipative, </w:t>
      </w:r>
      <w:proofErr w:type="spellStart"/>
      <w:r>
        <w:t>szenariobasierte</w:t>
      </w:r>
      <w:proofErr w:type="spellEnd"/>
      <w:r>
        <w:t xml:space="preserve"> Zukunftsanalysen (Referenz) bearbeitet.</w:t>
      </w:r>
      <w:r w:rsidR="000750A8">
        <w:t xml:space="preserve"> </w:t>
      </w:r>
      <w:r>
        <w:t xml:space="preserve">Die Kombination aus Mixed-Methods-Ansatz, partizipativer Wissensproduktion und </w:t>
      </w:r>
      <w:proofErr w:type="spellStart"/>
      <w:r>
        <w:t>szenariobasierter</w:t>
      </w:r>
      <w:proofErr w:type="spellEnd"/>
      <w:r>
        <w:t xml:space="preserve"> Zukunftsanalyse bildet eine wissenschaftlich fundierte Grundlage für die strategische Vorausschau auf die Auswirkungen von KI-Technologien auf künstlerische Arbeit, kreative Produktionsprozesse und die damit verbundenen Kompetenzanforderungen.</w:t>
      </w:r>
    </w:p>
    <w:p w14:paraId="24188707" w14:textId="77777777" w:rsidR="00185455" w:rsidRPr="00BC0970" w:rsidRDefault="00185455" w:rsidP="00562127">
      <w:pPr>
        <w:pStyle w:val="StandardWeb"/>
        <w:spacing w:line="276" w:lineRule="auto"/>
        <w:jc w:val="both"/>
        <w:rPr>
          <w:rStyle w:val="None"/>
          <w:b/>
          <w:bCs/>
          <w:sz w:val="28"/>
          <w:szCs w:val="28"/>
        </w:rPr>
      </w:pPr>
      <w:r w:rsidRPr="00BC0970">
        <w:rPr>
          <w:rStyle w:val="None"/>
          <w:b/>
          <w:bCs/>
          <w:sz w:val="28"/>
          <w:szCs w:val="28"/>
        </w:rPr>
        <w:lastRenderedPageBreak/>
        <w:t>3. Forschungsansatz</w:t>
      </w:r>
    </w:p>
    <w:p w14:paraId="5C00E132" w14:textId="77777777" w:rsidR="006B2689" w:rsidRPr="00562127" w:rsidRDefault="006B2689" w:rsidP="00562127">
      <w:pPr>
        <w:pStyle w:val="StandardWeb"/>
        <w:spacing w:line="276" w:lineRule="auto"/>
        <w:jc w:val="both"/>
        <w:rPr>
          <w:rStyle w:val="None"/>
        </w:rPr>
      </w:pPr>
      <w:r w:rsidRPr="00562127">
        <w:rPr>
          <w:rStyle w:val="None"/>
        </w:rPr>
        <w:t>Im Zentrum des Projektes stehen folgende Themenblöcke und Fragestellungen:</w:t>
      </w:r>
    </w:p>
    <w:p w14:paraId="28CC2A36" w14:textId="77777777" w:rsidR="006B2689" w:rsidRPr="00562127" w:rsidRDefault="006B2689" w:rsidP="00562127">
      <w:pPr>
        <w:pStyle w:val="Listenabsatz"/>
        <w:numPr>
          <w:ilvl w:val="0"/>
          <w:numId w:val="5"/>
        </w:numPr>
        <w:pBdr>
          <w:top w:val="nil"/>
          <w:left w:val="nil"/>
          <w:bottom w:val="nil"/>
          <w:right w:val="nil"/>
          <w:between w:val="nil"/>
          <w:bar w:val="nil"/>
        </w:pBdr>
        <w:spacing w:before="100" w:after="100" w:line="276" w:lineRule="auto"/>
        <w:contextualSpacing w:val="0"/>
        <w:rPr>
          <w:rFonts w:ascii="Times New Roman" w:hAnsi="Times New Roman" w:cs="Times New Roman"/>
          <w:b/>
          <w:bCs/>
        </w:rPr>
      </w:pPr>
      <w:r w:rsidRPr="00562127">
        <w:rPr>
          <w:rStyle w:val="None"/>
          <w:rFonts w:ascii="Times New Roman" w:hAnsi="Times New Roman" w:cs="Times New Roman"/>
          <w:b/>
          <w:bCs/>
          <w:kern w:val="0"/>
        </w:rPr>
        <w:t>Transformation künstlerischer Praxis:</w:t>
      </w:r>
    </w:p>
    <w:p w14:paraId="3B7C1470" w14:textId="77777777" w:rsidR="006B2689" w:rsidRPr="00562127" w:rsidRDefault="006B2689" w:rsidP="00562127">
      <w:pPr>
        <w:pStyle w:val="Listenabsatz"/>
        <w:numPr>
          <w:ilvl w:val="1"/>
          <w:numId w:val="5"/>
        </w:numPr>
        <w:pBdr>
          <w:top w:val="nil"/>
          <w:left w:val="nil"/>
          <w:bottom w:val="nil"/>
          <w:right w:val="nil"/>
          <w:between w:val="nil"/>
          <w:bar w:val="nil"/>
        </w:pBdr>
        <w:spacing w:before="100" w:after="100" w:line="276" w:lineRule="auto"/>
        <w:contextualSpacing w:val="0"/>
        <w:rPr>
          <w:rFonts w:ascii="Times New Roman" w:hAnsi="Times New Roman" w:cs="Times New Roman"/>
        </w:rPr>
      </w:pPr>
      <w:r w:rsidRPr="00562127">
        <w:rPr>
          <w:rStyle w:val="None"/>
          <w:rFonts w:ascii="Times New Roman" w:hAnsi="Times New Roman" w:cs="Times New Roman"/>
          <w:kern w:val="0"/>
        </w:rPr>
        <w:t xml:space="preserve">Welche neuen Formen kollaborativer Interaktion </w:t>
      </w:r>
      <w:proofErr w:type="gramStart"/>
      <w:r w:rsidRPr="00562127">
        <w:rPr>
          <w:rStyle w:val="None"/>
          <w:rFonts w:ascii="Times New Roman" w:hAnsi="Times New Roman" w:cs="Times New Roman"/>
          <w:kern w:val="0"/>
        </w:rPr>
        <w:t>zwischen Mensch</w:t>
      </w:r>
      <w:proofErr w:type="gramEnd"/>
      <w:r w:rsidRPr="00562127">
        <w:rPr>
          <w:rStyle w:val="None"/>
          <w:rFonts w:ascii="Times New Roman" w:hAnsi="Times New Roman" w:cs="Times New Roman"/>
          <w:kern w:val="0"/>
        </w:rPr>
        <w:t xml:space="preserve"> und Maschine entstehen, und wie verschieben sich dabei Vorstellungen von künstlerischer </w:t>
      </w:r>
      <w:commentRangeStart w:id="48"/>
      <w:r w:rsidRPr="00562127">
        <w:rPr>
          <w:rStyle w:val="None"/>
          <w:rFonts w:ascii="Times New Roman" w:hAnsi="Times New Roman" w:cs="Times New Roman"/>
          <w:kern w:val="0"/>
        </w:rPr>
        <w:t>Autonomie, Kontrolle und Handlungsfähigkeit</w:t>
      </w:r>
      <w:commentRangeEnd w:id="48"/>
      <w:r w:rsidR="00565C16">
        <w:rPr>
          <w:rStyle w:val="Kommentarzeichen"/>
        </w:rPr>
        <w:commentReference w:id="48"/>
      </w:r>
      <w:r w:rsidRPr="00562127">
        <w:rPr>
          <w:rStyle w:val="None"/>
          <w:rFonts w:ascii="Times New Roman" w:hAnsi="Times New Roman" w:cs="Times New Roman"/>
          <w:kern w:val="0"/>
        </w:rPr>
        <w:t xml:space="preserve"> (</w:t>
      </w:r>
      <w:proofErr w:type="spellStart"/>
      <w:r w:rsidRPr="00562127">
        <w:rPr>
          <w:rStyle w:val="None"/>
          <w:rFonts w:ascii="Times New Roman" w:hAnsi="Times New Roman" w:cs="Times New Roman"/>
          <w:kern w:val="0"/>
        </w:rPr>
        <w:t>agency</w:t>
      </w:r>
      <w:proofErr w:type="spellEnd"/>
      <w:r w:rsidRPr="00562127">
        <w:rPr>
          <w:rStyle w:val="None"/>
          <w:rFonts w:ascii="Times New Roman" w:hAnsi="Times New Roman" w:cs="Times New Roman"/>
          <w:kern w:val="0"/>
        </w:rPr>
        <w:t xml:space="preserve">)? </w:t>
      </w:r>
    </w:p>
    <w:p w14:paraId="2228D6B8" w14:textId="77777777" w:rsidR="006B2689" w:rsidRPr="00BF0D3A" w:rsidRDefault="006B2689" w:rsidP="00562127">
      <w:pPr>
        <w:pStyle w:val="Listenabsatz"/>
        <w:numPr>
          <w:ilvl w:val="1"/>
          <w:numId w:val="5"/>
        </w:numPr>
        <w:pBdr>
          <w:top w:val="nil"/>
          <w:left w:val="nil"/>
          <w:bottom w:val="nil"/>
          <w:right w:val="nil"/>
          <w:between w:val="nil"/>
          <w:bar w:val="nil"/>
        </w:pBdr>
        <w:spacing w:before="100" w:after="100" w:line="276" w:lineRule="auto"/>
        <w:contextualSpacing w:val="0"/>
        <w:rPr>
          <w:ins w:id="49" w:author="Benedikt Zönnchen" w:date="2025-10-28T20:25:00Z" w16du:dateUtc="2025-10-28T19:25:00Z"/>
          <w:rStyle w:val="None"/>
          <w:rFonts w:ascii="Times New Roman" w:hAnsi="Times New Roman" w:cs="Times New Roman"/>
          <w:rPrChange w:id="50" w:author="Benedikt Zönnchen" w:date="2025-10-28T20:25:00Z" w16du:dateUtc="2025-10-28T19:25:00Z">
            <w:rPr>
              <w:ins w:id="51" w:author="Benedikt Zönnchen" w:date="2025-10-28T20:25:00Z" w16du:dateUtc="2025-10-28T19:25:00Z"/>
              <w:rStyle w:val="None"/>
              <w:rFonts w:ascii="Times New Roman" w:hAnsi="Times New Roman" w:cs="Times New Roman"/>
              <w:kern w:val="0"/>
            </w:rPr>
          </w:rPrChange>
        </w:rPr>
      </w:pPr>
      <w:r w:rsidRPr="00562127">
        <w:rPr>
          <w:rStyle w:val="None"/>
          <w:rFonts w:ascii="Times New Roman" w:hAnsi="Times New Roman" w:cs="Times New Roman"/>
          <w:kern w:val="0"/>
        </w:rPr>
        <w:t xml:space="preserve">In welchem Maße verlagert sich kreative Entscheidungsgewalt auf algorithmische Systeme, und wie reagieren </w:t>
      </w:r>
      <w:proofErr w:type="spellStart"/>
      <w:proofErr w:type="gramStart"/>
      <w:r w:rsidRPr="00562127">
        <w:rPr>
          <w:rStyle w:val="None"/>
          <w:rFonts w:ascii="Times New Roman" w:hAnsi="Times New Roman" w:cs="Times New Roman"/>
          <w:kern w:val="0"/>
        </w:rPr>
        <w:t>Künstler:innen</w:t>
      </w:r>
      <w:proofErr w:type="spellEnd"/>
      <w:proofErr w:type="gramEnd"/>
      <w:r w:rsidRPr="00562127">
        <w:rPr>
          <w:rStyle w:val="None"/>
          <w:rFonts w:ascii="Times New Roman" w:hAnsi="Times New Roman" w:cs="Times New Roman"/>
          <w:kern w:val="0"/>
        </w:rPr>
        <w:t xml:space="preserve"> darauf - durch Anpassung, kuratorische Steuerung oder bewusste Widerständigkeit?</w:t>
      </w:r>
    </w:p>
    <w:p w14:paraId="42437DDB" w14:textId="4A578919" w:rsidR="00BF0D3A" w:rsidRPr="00BF0D3A" w:rsidRDefault="00BF0D3A" w:rsidP="00BF0D3A">
      <w:pPr>
        <w:pStyle w:val="Listenabsatz"/>
        <w:numPr>
          <w:ilvl w:val="1"/>
          <w:numId w:val="5"/>
        </w:numPr>
        <w:pBdr>
          <w:top w:val="nil"/>
          <w:left w:val="nil"/>
          <w:bottom w:val="nil"/>
          <w:right w:val="nil"/>
          <w:between w:val="nil"/>
          <w:bar w:val="nil"/>
        </w:pBdr>
        <w:spacing w:before="100" w:after="100" w:line="276" w:lineRule="auto"/>
        <w:contextualSpacing w:val="0"/>
        <w:rPr>
          <w:rFonts w:ascii="Times New Roman" w:hAnsi="Times New Roman" w:cs="Times New Roman"/>
          <w:rPrChange w:id="52" w:author="Benedikt Zönnchen" w:date="2025-10-28T20:25:00Z" w16du:dateUtc="2025-10-28T19:25:00Z">
            <w:rPr/>
          </w:rPrChange>
        </w:rPr>
      </w:pPr>
      <w:commentRangeStart w:id="53"/>
      <w:ins w:id="54" w:author="Benedikt Zönnchen" w:date="2025-10-28T20:25:00Z" w16du:dateUtc="2025-10-28T19:25:00Z">
        <w:r>
          <w:rPr>
            <w:rFonts w:ascii="Times New Roman" w:hAnsi="Times New Roman" w:cs="Times New Roman"/>
          </w:rPr>
          <w:t xml:space="preserve">Wie reagieren </w:t>
        </w:r>
        <w:proofErr w:type="spellStart"/>
        <w:proofErr w:type="gramStart"/>
        <w:r>
          <w:rPr>
            <w:rFonts w:ascii="Times New Roman" w:hAnsi="Times New Roman" w:cs="Times New Roman"/>
          </w:rPr>
          <w:t>Künstler:innen</w:t>
        </w:r>
        <w:proofErr w:type="spellEnd"/>
        <w:proofErr w:type="gramEnd"/>
        <w:r>
          <w:rPr>
            <w:rFonts w:ascii="Times New Roman" w:hAnsi="Times New Roman" w:cs="Times New Roman"/>
          </w:rPr>
          <w:t xml:space="preserve"> auf die neue Art der Massenproduktion </w:t>
        </w:r>
        <w:r>
          <w:rPr>
            <w:rFonts w:ascii="Times New Roman" w:hAnsi="Times New Roman" w:cs="Times New Roman"/>
          </w:rPr>
          <w:t>und die Flutung</w:t>
        </w:r>
        <w:r>
          <w:rPr>
            <w:rFonts w:ascii="Times New Roman" w:hAnsi="Times New Roman" w:cs="Times New Roman"/>
          </w:rPr>
          <w:t xml:space="preserve"> digitale</w:t>
        </w:r>
        <w:r>
          <w:rPr>
            <w:rFonts w:ascii="Times New Roman" w:hAnsi="Times New Roman" w:cs="Times New Roman"/>
          </w:rPr>
          <w:t>r</w:t>
        </w:r>
        <w:r>
          <w:rPr>
            <w:rFonts w:ascii="Times New Roman" w:hAnsi="Times New Roman" w:cs="Times New Roman"/>
          </w:rPr>
          <w:t xml:space="preserve"> </w:t>
        </w:r>
      </w:ins>
      <w:ins w:id="55" w:author="Benedikt Zönnchen" w:date="2025-10-28T20:26:00Z" w16du:dateUtc="2025-10-28T19:26:00Z">
        <w:r w:rsidR="008E1ABF">
          <w:rPr>
            <w:rFonts w:ascii="Times New Roman" w:hAnsi="Times New Roman" w:cs="Times New Roman"/>
          </w:rPr>
          <w:t>Räume,</w:t>
        </w:r>
      </w:ins>
      <w:ins w:id="56" w:author="Benedikt Zönnchen" w:date="2025-10-28T20:25:00Z" w16du:dateUtc="2025-10-28T19:25:00Z">
        <w:r>
          <w:rPr>
            <w:rFonts w:ascii="Times New Roman" w:hAnsi="Times New Roman" w:cs="Times New Roman"/>
          </w:rPr>
          <w:t xml:space="preserve"> an die sich die Gesellschaft möglicherweise gewöhnt und für „gut genug“ bewertet?</w:t>
        </w:r>
      </w:ins>
      <w:commentRangeEnd w:id="53"/>
      <w:ins w:id="57" w:author="Benedikt Zönnchen" w:date="2025-10-28T20:27:00Z" w16du:dateUtc="2025-10-28T19:27:00Z">
        <w:r w:rsidR="00771134">
          <w:rPr>
            <w:rStyle w:val="Kommentarzeichen"/>
          </w:rPr>
          <w:commentReference w:id="53"/>
        </w:r>
      </w:ins>
    </w:p>
    <w:p w14:paraId="13C21601" w14:textId="77777777" w:rsidR="006B2689" w:rsidRPr="00562127" w:rsidRDefault="006B2689" w:rsidP="00562127">
      <w:pPr>
        <w:pStyle w:val="Listenabsatz"/>
        <w:numPr>
          <w:ilvl w:val="0"/>
          <w:numId w:val="5"/>
        </w:numPr>
        <w:pBdr>
          <w:top w:val="nil"/>
          <w:left w:val="nil"/>
          <w:bottom w:val="nil"/>
          <w:right w:val="nil"/>
          <w:between w:val="nil"/>
          <w:bar w:val="nil"/>
        </w:pBdr>
        <w:spacing w:before="100" w:after="100" w:line="276" w:lineRule="auto"/>
        <w:contextualSpacing w:val="0"/>
        <w:rPr>
          <w:rFonts w:ascii="Times New Roman" w:hAnsi="Times New Roman" w:cs="Times New Roman"/>
          <w:b/>
          <w:bCs/>
        </w:rPr>
      </w:pPr>
      <w:r w:rsidRPr="00562127">
        <w:rPr>
          <w:rStyle w:val="None"/>
          <w:rFonts w:ascii="Times New Roman" w:hAnsi="Times New Roman" w:cs="Times New Roman"/>
          <w:b/>
          <w:bCs/>
          <w:kern w:val="0"/>
        </w:rPr>
        <w:t>Rollen- und Kompetenzwandel:</w:t>
      </w:r>
    </w:p>
    <w:p w14:paraId="17D2F0F1" w14:textId="77777777" w:rsidR="006B2689" w:rsidRPr="00562127" w:rsidRDefault="006B2689" w:rsidP="00562127">
      <w:pPr>
        <w:pStyle w:val="Listenabsatz"/>
        <w:numPr>
          <w:ilvl w:val="1"/>
          <w:numId w:val="5"/>
        </w:numPr>
        <w:pBdr>
          <w:top w:val="nil"/>
          <w:left w:val="nil"/>
          <w:bottom w:val="nil"/>
          <w:right w:val="nil"/>
          <w:between w:val="nil"/>
          <w:bar w:val="nil"/>
        </w:pBdr>
        <w:spacing w:before="100" w:after="100" w:line="276" w:lineRule="auto"/>
        <w:contextualSpacing w:val="0"/>
        <w:rPr>
          <w:rStyle w:val="None"/>
          <w:rFonts w:ascii="Times New Roman" w:hAnsi="Times New Roman" w:cs="Times New Roman"/>
        </w:rPr>
      </w:pPr>
      <w:r w:rsidRPr="00562127">
        <w:rPr>
          <w:rStyle w:val="None"/>
          <w:rFonts w:ascii="Times New Roman" w:hAnsi="Times New Roman" w:cs="Times New Roman"/>
          <w:kern w:val="0"/>
        </w:rPr>
        <w:t xml:space="preserve">Welche neuen Aufgabenprofile, Fähigkeiten und Wissensformen werden für künstlerisches Arbeiten im Kontext generativer KI relevant? </w:t>
      </w:r>
    </w:p>
    <w:p w14:paraId="12721975" w14:textId="77777777" w:rsidR="006B2689" w:rsidRPr="00562127" w:rsidRDefault="006B2689" w:rsidP="00562127">
      <w:pPr>
        <w:pStyle w:val="Listenabsatz"/>
        <w:numPr>
          <w:ilvl w:val="1"/>
          <w:numId w:val="5"/>
        </w:numPr>
        <w:pBdr>
          <w:top w:val="nil"/>
          <w:left w:val="nil"/>
          <w:bottom w:val="nil"/>
          <w:right w:val="nil"/>
          <w:between w:val="nil"/>
          <w:bar w:val="nil"/>
        </w:pBdr>
        <w:spacing w:before="100" w:after="100" w:line="276" w:lineRule="auto"/>
        <w:contextualSpacing w:val="0"/>
        <w:rPr>
          <w:rFonts w:ascii="Times New Roman" w:hAnsi="Times New Roman" w:cs="Times New Roman"/>
        </w:rPr>
      </w:pPr>
      <w:r w:rsidRPr="00562127">
        <w:rPr>
          <w:rFonts w:ascii="Times New Roman" w:hAnsi="Times New Roman" w:cs="Times New Roman"/>
        </w:rPr>
        <w:t xml:space="preserve">Welche Kompetenzen betrachten </w:t>
      </w:r>
      <w:proofErr w:type="spellStart"/>
      <w:proofErr w:type="gramStart"/>
      <w:r w:rsidRPr="00562127">
        <w:rPr>
          <w:rFonts w:ascii="Times New Roman" w:hAnsi="Times New Roman" w:cs="Times New Roman"/>
        </w:rPr>
        <w:t>Künstler:innen</w:t>
      </w:r>
      <w:proofErr w:type="spellEnd"/>
      <w:proofErr w:type="gramEnd"/>
      <w:r w:rsidRPr="00562127">
        <w:rPr>
          <w:rFonts w:ascii="Times New Roman" w:hAnsi="Times New Roman" w:cs="Times New Roman"/>
        </w:rPr>
        <w:t xml:space="preserve"> als nicht delegierbar und werden damit zum Kern künstlerischer Identität?</w:t>
      </w:r>
    </w:p>
    <w:p w14:paraId="3E47510E" w14:textId="77777777" w:rsidR="006B2689" w:rsidRPr="00562127" w:rsidRDefault="006B2689" w:rsidP="00562127">
      <w:pPr>
        <w:pStyle w:val="Listenabsatz"/>
        <w:numPr>
          <w:ilvl w:val="1"/>
          <w:numId w:val="5"/>
        </w:numPr>
        <w:pBdr>
          <w:top w:val="nil"/>
          <w:left w:val="nil"/>
          <w:bottom w:val="nil"/>
          <w:right w:val="nil"/>
          <w:between w:val="nil"/>
          <w:bar w:val="nil"/>
        </w:pBdr>
        <w:spacing w:before="100" w:after="100" w:line="276" w:lineRule="auto"/>
        <w:contextualSpacing w:val="0"/>
        <w:rPr>
          <w:rStyle w:val="None"/>
          <w:rFonts w:ascii="Times New Roman" w:hAnsi="Times New Roman" w:cs="Times New Roman"/>
        </w:rPr>
      </w:pPr>
      <w:r w:rsidRPr="00562127">
        <w:rPr>
          <w:rFonts w:ascii="Times New Roman" w:hAnsi="Times New Roman" w:cs="Times New Roman"/>
        </w:rPr>
        <w:t>Welche neuen Vermittlungs-, Steuerungs- oder kuratorischen Aufgaben entstehen im Umgang mit KI?</w:t>
      </w:r>
    </w:p>
    <w:p w14:paraId="50FD5EBA" w14:textId="77777777" w:rsidR="006B2689" w:rsidRPr="00562127" w:rsidRDefault="006B2689" w:rsidP="00562127">
      <w:pPr>
        <w:pStyle w:val="Listenabsatz"/>
        <w:numPr>
          <w:ilvl w:val="0"/>
          <w:numId w:val="5"/>
        </w:numPr>
        <w:pBdr>
          <w:top w:val="nil"/>
          <w:left w:val="nil"/>
          <w:bottom w:val="nil"/>
          <w:right w:val="nil"/>
          <w:between w:val="nil"/>
          <w:bar w:val="nil"/>
        </w:pBdr>
        <w:spacing w:before="100" w:after="100" w:line="276" w:lineRule="auto"/>
        <w:contextualSpacing w:val="0"/>
        <w:rPr>
          <w:rFonts w:ascii="Times New Roman" w:hAnsi="Times New Roman" w:cs="Times New Roman"/>
          <w:b/>
          <w:bCs/>
        </w:rPr>
      </w:pPr>
      <w:r w:rsidRPr="00562127">
        <w:rPr>
          <w:rFonts w:ascii="Times New Roman" w:hAnsi="Times New Roman" w:cs="Times New Roman"/>
          <w:b/>
          <w:bCs/>
        </w:rPr>
        <w:t>Sozio-technische Spannungen, Konfliktlinien und Handlungsbedingungen</w:t>
      </w:r>
    </w:p>
    <w:p w14:paraId="2327DAD7" w14:textId="77777777" w:rsidR="006B2689" w:rsidRDefault="006B2689" w:rsidP="00562127">
      <w:pPr>
        <w:pStyle w:val="Listenabsatz"/>
        <w:numPr>
          <w:ilvl w:val="1"/>
          <w:numId w:val="5"/>
        </w:numPr>
        <w:pBdr>
          <w:top w:val="nil"/>
          <w:left w:val="nil"/>
          <w:bottom w:val="nil"/>
          <w:right w:val="nil"/>
          <w:between w:val="nil"/>
          <w:bar w:val="nil"/>
        </w:pBdr>
        <w:spacing w:before="100" w:after="100" w:line="276" w:lineRule="auto"/>
        <w:contextualSpacing w:val="0"/>
        <w:rPr>
          <w:rFonts w:ascii="Times New Roman" w:hAnsi="Times New Roman" w:cs="Times New Roman"/>
        </w:rPr>
      </w:pPr>
      <w:r w:rsidRPr="00562127">
        <w:rPr>
          <w:rFonts w:ascii="Times New Roman" w:hAnsi="Times New Roman" w:cs="Times New Roman"/>
        </w:rPr>
        <w:t>Welche Spannungen entstehen aus der Gleichzeitigkeit professioneller Anforderungen (Wettbewerb, Sichtbarkeit, Produktivität) und dem Einsatz von KI-Systemen</w:t>
      </w:r>
      <w:r w:rsidR="005E403B">
        <w:rPr>
          <w:rFonts w:ascii="Times New Roman" w:hAnsi="Times New Roman" w:cs="Times New Roman"/>
        </w:rPr>
        <w:t xml:space="preserve"> (</w:t>
      </w:r>
      <w:r w:rsidR="005E403B" w:rsidRPr="00562127">
        <w:rPr>
          <w:rFonts w:ascii="Times New Roman" w:hAnsi="Times New Roman" w:cs="Times New Roman"/>
        </w:rPr>
        <w:t>z. B. ideologische Ablehnung</w:t>
      </w:r>
      <w:r w:rsidR="005E403B">
        <w:rPr>
          <w:rFonts w:ascii="Times New Roman" w:hAnsi="Times New Roman" w:cs="Times New Roman"/>
        </w:rPr>
        <w:t>)</w:t>
      </w:r>
      <w:r w:rsidRPr="00562127">
        <w:rPr>
          <w:rFonts w:ascii="Times New Roman" w:hAnsi="Times New Roman" w:cs="Times New Roman"/>
        </w:rPr>
        <w:t>?</w:t>
      </w:r>
    </w:p>
    <w:p w14:paraId="4B0338B4" w14:textId="77777777" w:rsidR="006B2689" w:rsidRDefault="006B2689" w:rsidP="00562127">
      <w:pPr>
        <w:pStyle w:val="Listenabsatz"/>
        <w:numPr>
          <w:ilvl w:val="1"/>
          <w:numId w:val="5"/>
        </w:numPr>
        <w:pBdr>
          <w:top w:val="nil"/>
          <w:left w:val="nil"/>
          <w:bottom w:val="nil"/>
          <w:right w:val="nil"/>
          <w:between w:val="nil"/>
          <w:bar w:val="nil"/>
        </w:pBdr>
        <w:spacing w:before="100" w:after="100" w:line="276" w:lineRule="auto"/>
        <w:contextualSpacing w:val="0"/>
        <w:rPr>
          <w:ins w:id="58" w:author="Benedikt Zönnchen" w:date="2025-10-28T20:21:00Z" w16du:dateUtc="2025-10-28T19:21:00Z"/>
          <w:rFonts w:ascii="Times New Roman" w:hAnsi="Times New Roman" w:cs="Times New Roman"/>
        </w:rPr>
      </w:pPr>
      <w:r w:rsidRPr="00562127">
        <w:rPr>
          <w:rFonts w:ascii="Times New Roman" w:hAnsi="Times New Roman" w:cs="Times New Roman"/>
        </w:rPr>
        <w:t xml:space="preserve">Welche Machtasymmetrien (Plattformabhängigkeit, Intransparenz, Lizenzmodelle) prägen die Handlungsspielräume kreativer </w:t>
      </w:r>
      <w:proofErr w:type="spellStart"/>
      <w:proofErr w:type="gramStart"/>
      <w:r w:rsidRPr="00562127">
        <w:rPr>
          <w:rFonts w:ascii="Times New Roman" w:hAnsi="Times New Roman" w:cs="Times New Roman"/>
        </w:rPr>
        <w:t>Akteur:innen</w:t>
      </w:r>
      <w:proofErr w:type="spellEnd"/>
      <w:proofErr w:type="gramEnd"/>
      <w:r w:rsidRPr="00562127">
        <w:rPr>
          <w:rFonts w:ascii="Times New Roman" w:hAnsi="Times New Roman" w:cs="Times New Roman"/>
        </w:rPr>
        <w:t>?</w:t>
      </w:r>
    </w:p>
    <w:p w14:paraId="55A33FFC" w14:textId="77777777" w:rsidR="006B2689" w:rsidRPr="00562127" w:rsidRDefault="006B2689" w:rsidP="00562127">
      <w:pPr>
        <w:pStyle w:val="Listenabsatz"/>
        <w:numPr>
          <w:ilvl w:val="1"/>
          <w:numId w:val="5"/>
        </w:numPr>
        <w:pBdr>
          <w:top w:val="nil"/>
          <w:left w:val="nil"/>
          <w:bottom w:val="nil"/>
          <w:right w:val="nil"/>
          <w:between w:val="nil"/>
          <w:bar w:val="nil"/>
        </w:pBdr>
        <w:spacing w:before="100" w:after="100" w:line="276" w:lineRule="auto"/>
        <w:contextualSpacing w:val="0"/>
        <w:rPr>
          <w:rFonts w:ascii="Times New Roman" w:hAnsi="Times New Roman" w:cs="Times New Roman"/>
        </w:rPr>
      </w:pPr>
      <w:r w:rsidRPr="00562127">
        <w:rPr>
          <w:rFonts w:ascii="Times New Roman" w:hAnsi="Times New Roman" w:cs="Times New Roman"/>
        </w:rPr>
        <w:t xml:space="preserve">Welche sozialen, politischen oder infrastrukturellen Voraussetzungen wären notwendig, um einen souveränen und </w:t>
      </w:r>
      <w:r w:rsidR="005E403B">
        <w:rPr>
          <w:rFonts w:ascii="Times New Roman" w:hAnsi="Times New Roman" w:cs="Times New Roman"/>
        </w:rPr>
        <w:t>sinnvollen</w:t>
      </w:r>
      <w:r w:rsidRPr="00562127">
        <w:rPr>
          <w:rFonts w:ascii="Times New Roman" w:hAnsi="Times New Roman" w:cs="Times New Roman"/>
        </w:rPr>
        <w:t xml:space="preserve"> Umgang mit KI </w:t>
      </w:r>
      <w:proofErr w:type="gramStart"/>
      <w:r w:rsidRPr="00562127">
        <w:rPr>
          <w:rFonts w:ascii="Times New Roman" w:hAnsi="Times New Roman" w:cs="Times New Roman"/>
        </w:rPr>
        <w:t xml:space="preserve">im künstlerischen </w:t>
      </w:r>
      <w:r w:rsidR="005E403B">
        <w:rPr>
          <w:rFonts w:ascii="Times New Roman" w:hAnsi="Times New Roman" w:cs="Times New Roman"/>
        </w:rPr>
        <w:t>Produktionsprozessen</w:t>
      </w:r>
      <w:proofErr w:type="gramEnd"/>
      <w:r w:rsidR="005E403B">
        <w:rPr>
          <w:rFonts w:ascii="Times New Roman" w:hAnsi="Times New Roman" w:cs="Times New Roman"/>
        </w:rPr>
        <w:t xml:space="preserve"> </w:t>
      </w:r>
      <w:r w:rsidRPr="00562127">
        <w:rPr>
          <w:rFonts w:ascii="Times New Roman" w:hAnsi="Times New Roman" w:cs="Times New Roman"/>
        </w:rPr>
        <w:t>zu ermöglichen?</w:t>
      </w:r>
    </w:p>
    <w:p w14:paraId="72DA8448" w14:textId="77777777" w:rsidR="0033003C" w:rsidRPr="00562127" w:rsidRDefault="00A62691" w:rsidP="00562127">
      <w:pPr>
        <w:pStyle w:val="StandardWeb"/>
        <w:spacing w:line="276" w:lineRule="auto"/>
        <w:jc w:val="both"/>
        <w:rPr>
          <w:rStyle w:val="None"/>
        </w:rPr>
      </w:pPr>
      <w:r>
        <w:t xml:space="preserve">Das Projekt verfolgt einen mehrstufigen, transdisziplinären und partizipativen Forschungsansatz. In einem ersten Schritt erfolgt eine systematische Erfassung des aktuellen Technologie- sowie Diskussionsstands zum Einsatz von KI-Technologien in kreativen Produktionsprozessen. Ein besonderer Fokus liegt dabei auf </w:t>
      </w:r>
      <w:proofErr w:type="spellStart"/>
      <w:r>
        <w:t>seit</w:t>
      </w:r>
      <w:proofErr w:type="spellEnd"/>
      <w:r>
        <w:t xml:space="preserve"> 2022 finanzierten Start-ups im Bereich Kunst und KI sowie auf weltweit aktiven Inkubatoren der Kultur- und Kreativwirtschaft. Die Analyse dieser Entwicklungen dient der frühzeitigen Antizipation absehbarer Veränderungen in künstlerischer Arbeit und kreativen Produktionsprozessen. Ergänzend wird eine Dokumentenanalyse relevanter Textquellen (wissenschaftliche Publikationen, Branchenberichte, Medienbeiträge) durchgeführt. Dieser Schritt ist zentral, da technologische Entwicklungen – und in diesem Sinne auch KI – nicht nur soziale Wirkungen </w:t>
      </w:r>
      <w:r>
        <w:lastRenderedPageBreak/>
        <w:t>entfalten, sondern selbst als sozial-technische Assemblagen entstehen (Shelby et al., 2024): Sie werden durch normative Erwartungen, Zukunftsbilder, wirtschaftliche Narrative und politische Leitdiskurse geprägt, legitimiert und vorangetrieben (</w:t>
      </w:r>
      <w:proofErr w:type="spellStart"/>
      <w:r>
        <w:t>Caramiaux</w:t>
      </w:r>
      <w:proofErr w:type="spellEnd"/>
      <w:r>
        <w:t xml:space="preserve"> &amp; Crawford, 2025). Die Untersuchung diskursiver Praktiken ermöglicht somit, nicht nur zu erfassen, wie KI-Technologien eingesetzt werden, sondern auch, welche Annahmen, Visionen und Machtverhältnisse ihre Entwicklung strukturieren und ihre gesellschaftliche Implementierung rahmen. Diese </w:t>
      </w:r>
      <w:r w:rsidR="00FE6DFC" w:rsidRPr="00562127">
        <w:rPr>
          <w:rStyle w:val="None"/>
        </w:rPr>
        <w:t xml:space="preserve">Bestandsaufnahme </w:t>
      </w:r>
      <w:r>
        <w:rPr>
          <w:rStyle w:val="None"/>
        </w:rPr>
        <w:t xml:space="preserve">dienst </w:t>
      </w:r>
      <w:r w:rsidR="00FE6DFC" w:rsidRPr="00562127">
        <w:rPr>
          <w:rStyle w:val="None"/>
        </w:rPr>
        <w:t xml:space="preserve">der Präzisierung der Forschungsfragen und bildet die Grundlage für die anschließende Datenerhebung. Ergänzend wird sie durch KI-gestützte </w:t>
      </w:r>
      <w:r>
        <w:rPr>
          <w:rStyle w:val="None"/>
        </w:rPr>
        <w:t xml:space="preserve">Analysen </w:t>
      </w:r>
      <w:r w:rsidR="00FE6DFC" w:rsidRPr="00562127">
        <w:rPr>
          <w:rStyle w:val="None"/>
        </w:rPr>
        <w:t xml:space="preserve">unterstützt. </w:t>
      </w:r>
    </w:p>
    <w:p w14:paraId="4411A0E9" w14:textId="22D1E42A" w:rsidR="00E06859" w:rsidRDefault="00A62691" w:rsidP="00E06859">
      <w:pPr>
        <w:pStyle w:val="StandardWeb"/>
        <w:spacing w:line="276" w:lineRule="auto"/>
        <w:jc w:val="both"/>
        <w:rPr>
          <w:color w:val="000000" w:themeColor="text1"/>
        </w:rPr>
      </w:pPr>
      <w:r w:rsidRPr="005E403B">
        <w:rPr>
          <w:color w:val="000000" w:themeColor="text1"/>
        </w:rPr>
        <w:t xml:space="preserve">Auf dieser Grundlage werden in einem zweiten Schritt halbstrukturierte </w:t>
      </w:r>
      <w:proofErr w:type="spellStart"/>
      <w:r w:rsidRPr="005E403B">
        <w:rPr>
          <w:color w:val="000000" w:themeColor="text1"/>
        </w:rPr>
        <w:t>Expert</w:t>
      </w:r>
      <w:ins w:id="59" w:author="Benedikt Zönnchen" w:date="2025-10-28T20:28:00Z" w16du:dateUtc="2025-10-28T19:28:00Z">
        <w:r w:rsidR="001C4AC1">
          <w:rPr>
            <w:color w:val="000000" w:themeColor="text1"/>
          </w:rPr>
          <w:t>:</w:t>
        </w:r>
      </w:ins>
      <w:del w:id="60" w:author="Benedikt Zönnchen" w:date="2025-10-28T20:28:00Z" w16du:dateUtc="2025-10-28T19:28:00Z">
        <w:r w:rsidRPr="005E403B" w:rsidDel="001C4AC1">
          <w:rPr>
            <w:color w:val="000000" w:themeColor="text1"/>
          </w:rPr>
          <w:delText>*</w:delText>
        </w:r>
      </w:del>
      <w:r w:rsidRPr="005E403B">
        <w:rPr>
          <w:color w:val="000000" w:themeColor="text1"/>
        </w:rPr>
        <w:t>inneninterviews</w:t>
      </w:r>
      <w:proofErr w:type="spellEnd"/>
      <w:r w:rsidRPr="005E403B">
        <w:rPr>
          <w:color w:val="000000" w:themeColor="text1"/>
        </w:rPr>
        <w:t xml:space="preserve"> mit Kreativen und Kunstschaffenden </w:t>
      </w:r>
      <w:r>
        <w:rPr>
          <w:color w:val="000000" w:themeColor="text1"/>
        </w:rPr>
        <w:t xml:space="preserve">durchgeführt. Die Stichprobe konzentriert sich auf zwei Sparten künstlerischer und kreativer Produktion, nämlich </w:t>
      </w:r>
      <w:r w:rsidRPr="005E403B">
        <w:rPr>
          <w:color w:val="000000" w:themeColor="text1"/>
        </w:rPr>
        <w:t xml:space="preserve">Musik </w:t>
      </w:r>
      <w:r>
        <w:rPr>
          <w:color w:val="000000" w:themeColor="text1"/>
        </w:rPr>
        <w:t xml:space="preserve">bzw. Sound </w:t>
      </w:r>
      <w:r w:rsidRPr="005E403B">
        <w:rPr>
          <w:color w:val="000000" w:themeColor="text1"/>
        </w:rPr>
        <w:t xml:space="preserve">(Komposition, </w:t>
      </w:r>
      <w:proofErr w:type="spellStart"/>
      <w:r w:rsidRPr="005E403B">
        <w:rPr>
          <w:color w:val="000000" w:themeColor="text1"/>
        </w:rPr>
        <w:t>Soundart</w:t>
      </w:r>
      <w:proofErr w:type="spellEnd"/>
      <w:r w:rsidRPr="005E403B">
        <w:rPr>
          <w:color w:val="000000" w:themeColor="text1"/>
        </w:rPr>
        <w:t xml:space="preserve">, Musikproduktion etc.) </w:t>
      </w:r>
      <w:r w:rsidR="000750A8">
        <w:rPr>
          <w:color w:val="000000" w:themeColor="text1"/>
        </w:rPr>
        <w:t>sowie</w:t>
      </w:r>
      <w:r w:rsidRPr="005E403B">
        <w:rPr>
          <w:color w:val="000000" w:themeColor="text1"/>
        </w:rPr>
        <w:t xml:space="preserve"> Bildender </w:t>
      </w:r>
      <w:r>
        <w:rPr>
          <w:color w:val="000000" w:themeColor="text1"/>
        </w:rPr>
        <w:t xml:space="preserve">bzw. visuelle Künste </w:t>
      </w:r>
      <w:r w:rsidRPr="005E403B">
        <w:rPr>
          <w:color w:val="000000" w:themeColor="text1"/>
        </w:rPr>
        <w:t>(Bildende Künstler, Fotografen, Grafikdesigner,</w:t>
      </w:r>
      <w:r>
        <w:rPr>
          <w:color w:val="000000" w:themeColor="text1"/>
        </w:rPr>
        <w:t xml:space="preserve"> Illustratoren</w:t>
      </w:r>
      <w:r w:rsidRPr="005E403B">
        <w:rPr>
          <w:color w:val="000000" w:themeColor="text1"/>
        </w:rPr>
        <w:t xml:space="preserve"> etc.)</w:t>
      </w:r>
      <w:r>
        <w:rPr>
          <w:color w:val="000000" w:themeColor="text1"/>
        </w:rPr>
        <w:t xml:space="preserve">. </w:t>
      </w:r>
      <w:r w:rsidR="005E403B" w:rsidRPr="005E403B">
        <w:rPr>
          <w:color w:val="000000" w:themeColor="text1"/>
        </w:rPr>
        <w:t xml:space="preserve">Die Einbeziehung </w:t>
      </w:r>
      <w:r>
        <w:rPr>
          <w:color w:val="000000" w:themeColor="text1"/>
        </w:rPr>
        <w:t xml:space="preserve">gleich </w:t>
      </w:r>
      <w:r w:rsidR="005E403B" w:rsidRPr="005E403B">
        <w:rPr>
          <w:color w:val="000000" w:themeColor="text1"/>
        </w:rPr>
        <w:t xml:space="preserve">zweier Teilfelder der Kultur- und Kreativwirtschaft ermöglicht es, gemeinsame Muster ebenso wie feldspezifische Differenzen systematisch vergleichend zu erfassen und bildet damit Grundlage für analytische Generalisierungen über einzelne Domänen hinaus. Zugleich wird der Annahme nachgegangen, dass die Grenzziehungen zwischen Kunstsparten gerade im Kontext von KI-Technologien möglicherweise zunehmend verschwimmen könnten. Diese Annahme gründet erstens auf der medienunspezifischen Architektur generativer Modelle (Transformer-, Diffusions-, autoregressive Modelle), die nahelegt, dass künftig weniger das Medium (Ton vs. Bild) als vielmehr das datenbasierte Verfahren das zentrale Produktionsprinzip werden könnte. Zweitens wird angenommen, dass KI die künstlerische Tätigkeit vom medienspezifischen Hervorbringen hin zur Konzeption, Steuerung und </w:t>
      </w:r>
      <w:proofErr w:type="spellStart"/>
      <w:r w:rsidR="005E403B" w:rsidRPr="005E403B">
        <w:rPr>
          <w:color w:val="000000" w:themeColor="text1"/>
        </w:rPr>
        <w:t>Kuratierung</w:t>
      </w:r>
      <w:proofErr w:type="spellEnd"/>
      <w:r w:rsidR="005E403B" w:rsidRPr="005E403B">
        <w:rPr>
          <w:color w:val="000000" w:themeColor="text1"/>
        </w:rPr>
        <w:t xml:space="preserve"> von Modellen, Datensätzen und Prompts verschiebt - eine Praxis, die sich möglicherweise über verschiedene künstlerische Domänen hinweg in ähnlicher Weise beobachten lässt.</w:t>
      </w:r>
    </w:p>
    <w:p w14:paraId="7356F3EA" w14:textId="77777777" w:rsidR="0033003C" w:rsidRPr="00E06859" w:rsidRDefault="0033003C" w:rsidP="00E06859">
      <w:pPr>
        <w:pStyle w:val="StandardWeb"/>
        <w:spacing w:line="276" w:lineRule="auto"/>
        <w:jc w:val="both"/>
        <w:rPr>
          <w:color w:val="000000" w:themeColor="text1"/>
        </w:rPr>
      </w:pPr>
      <w:r w:rsidRPr="00562127">
        <w:rPr>
          <w:color w:val="000000" w:themeColor="text1"/>
        </w:rPr>
        <w:t xml:space="preserve">In einem dritten Schritt werden </w:t>
      </w:r>
      <w:r w:rsidRPr="00562127">
        <w:rPr>
          <w:rStyle w:val="None"/>
        </w:rPr>
        <w:t>d</w:t>
      </w:r>
      <w:r w:rsidR="00FE6DFC" w:rsidRPr="00562127">
        <w:rPr>
          <w:rStyle w:val="None"/>
        </w:rPr>
        <w:t xml:space="preserve">ie erhobenen Daten </w:t>
      </w:r>
      <w:r w:rsidRPr="00562127">
        <w:rPr>
          <w:rStyle w:val="None"/>
        </w:rPr>
        <w:t xml:space="preserve">mittels </w:t>
      </w:r>
      <w:r w:rsidR="00FE6DFC" w:rsidRPr="00562127">
        <w:rPr>
          <w:rStyle w:val="None"/>
        </w:rPr>
        <w:t>thematische</w:t>
      </w:r>
      <w:r w:rsidRPr="00562127">
        <w:rPr>
          <w:rStyle w:val="None"/>
        </w:rPr>
        <w:t>r</w:t>
      </w:r>
      <w:r w:rsidR="00FE6DFC" w:rsidRPr="00562127">
        <w:rPr>
          <w:rStyle w:val="None"/>
        </w:rPr>
        <w:t xml:space="preserve"> Analyse (TA) nach Braun &amp; Clarke (2006) ausgewertet. </w:t>
      </w:r>
      <w:r w:rsidRPr="00562127">
        <w:t>Diese Methode ist für das Vorhaben aus mehreren Gründen geeignet. Erstens erlaubt die TA, Deutungs- und Erfahrungsmuster in den Interviews induktiv zu erschließen, ohne sie an vorab festgelegte Kategorien zu binden. Zweitens ist die TA besonders geeignet für Felder, in denen sich Praxis und Diskurs gleichzeitig transformieren, wie etwa im Kontext von KI in der Kunst, da sie die aktive Rolle der Forschenden im Prozess der Sinnkonstruktion explizit mitreflektiert. Schließlich ist TA anschlussfähig an interdisziplinäre Forschungskontexte und lässt sich mit theoretischen Modellen aus verschiedenen Disziplinen nachträglich interpretativ verknüpfen, ohne durch diese methodisch vorstrukturiert zu sein.</w:t>
      </w:r>
    </w:p>
    <w:p w14:paraId="69D86013" w14:textId="77777777" w:rsidR="0033003C" w:rsidRPr="00562127" w:rsidRDefault="0033003C" w:rsidP="00562127">
      <w:pPr>
        <w:pStyle w:val="StandardWeb"/>
        <w:spacing w:line="276" w:lineRule="auto"/>
        <w:jc w:val="both"/>
        <w:rPr>
          <w:rStyle w:val="None"/>
        </w:rPr>
      </w:pPr>
      <w:r w:rsidRPr="00562127">
        <w:t xml:space="preserve">In einem vierten Schritt werden auf Grundlage der analytischen und empirischen Befunde kurz- und mittelfristige Zukunftsszenarien zu den möglichen Folgen von KI-Technologien für Arbeit, Produktionsprozesse, Aufgabenprofile, Berufsbilder und Rollen in der künstlerischen Praxis entwickelt. Die </w:t>
      </w:r>
      <w:proofErr w:type="spellStart"/>
      <w:r w:rsidRPr="00562127">
        <w:t>Szenarienentwicklung</w:t>
      </w:r>
      <w:proofErr w:type="spellEnd"/>
      <w:r w:rsidRPr="00562127">
        <w:t xml:space="preserve"> erfolgt partizipativ in </w:t>
      </w:r>
      <w:r w:rsidR="00E06859">
        <w:t>einem</w:t>
      </w:r>
      <w:r w:rsidRPr="00562127">
        <w:t xml:space="preserve"> </w:t>
      </w:r>
      <w:r w:rsidR="00E06859">
        <w:t>zwei</w:t>
      </w:r>
      <w:r w:rsidRPr="00562127">
        <w:t xml:space="preserve">tägigen Workshop mit Kreativen und Kunstschaffenden aus Musik und </w:t>
      </w:r>
      <w:r w:rsidR="00E06859">
        <w:t>B</w:t>
      </w:r>
      <w:r w:rsidRPr="00562127">
        <w:t>ildender Kunst. Die Workshops sind als moderierte, interaktive Co-Reflexionsformate (Co-Design) angelegt</w:t>
      </w:r>
      <w:r w:rsidR="00E06859">
        <w:t xml:space="preserve"> (Referenz)</w:t>
      </w:r>
      <w:r w:rsidRPr="00562127">
        <w:t xml:space="preserve">, in denen kurze </w:t>
      </w:r>
      <w:r w:rsidRPr="00562127">
        <w:lastRenderedPageBreak/>
        <w:t xml:space="preserve">inhaltliche Impulse mit kollaborativen Arbeitsphasen in Kleingruppen </w:t>
      </w:r>
      <w:r w:rsidRPr="00562127">
        <w:rPr>
          <w:rStyle w:val="None"/>
        </w:rPr>
        <w:t xml:space="preserve">(Break-out-Groups) </w:t>
      </w:r>
      <w:r w:rsidRPr="00562127">
        <w:t xml:space="preserve">kombiniert werden. </w:t>
      </w:r>
      <w:r w:rsidRPr="00562127">
        <w:rPr>
          <w:rStyle w:val="None"/>
        </w:rPr>
        <w:t xml:space="preserve">Dabei werden Perspektiven nicht lediglich „eingeholt“, sondern über strukturierte Rollen- und Reflexionsaufgaben aktiv in den Prozess eingebracht – etwa </w:t>
      </w:r>
      <w:proofErr w:type="spellStart"/>
      <w:r w:rsidRPr="00562127">
        <w:t>etwa</w:t>
      </w:r>
      <w:proofErr w:type="spellEnd"/>
      <w:r w:rsidRPr="00562127">
        <w:t xml:space="preserve"> indem die Beteiligten aus unterschiedlichen Perspektiven (z. B. betroffene </w:t>
      </w:r>
      <w:proofErr w:type="spellStart"/>
      <w:proofErr w:type="gramStart"/>
      <w:r w:rsidRPr="00562127">
        <w:t>Praktiker</w:t>
      </w:r>
      <w:r w:rsidR="00EB5420">
        <w:t>:</w:t>
      </w:r>
      <w:r w:rsidRPr="00EB5420">
        <w:rPr>
          <w:rStyle w:val="Hervorhebung"/>
          <w:i w:val="0"/>
          <w:iCs w:val="0"/>
        </w:rPr>
        <w:t>innen</w:t>
      </w:r>
      <w:proofErr w:type="spellEnd"/>
      <w:proofErr w:type="gramEnd"/>
      <w:r w:rsidRPr="00562127">
        <w:rPr>
          <w:rStyle w:val="Hervorhebung"/>
        </w:rPr>
        <w:t xml:space="preserve">, </w:t>
      </w:r>
      <w:r w:rsidRPr="00EB5420">
        <w:rPr>
          <w:rStyle w:val="Hervorhebung"/>
          <w:i w:val="0"/>
          <w:iCs w:val="0"/>
        </w:rPr>
        <w:t xml:space="preserve">gestaltende </w:t>
      </w:r>
      <w:proofErr w:type="spellStart"/>
      <w:proofErr w:type="gramStart"/>
      <w:r w:rsidRPr="00EB5420">
        <w:rPr>
          <w:rStyle w:val="Hervorhebung"/>
          <w:i w:val="0"/>
          <w:iCs w:val="0"/>
        </w:rPr>
        <w:t>Entwickler</w:t>
      </w:r>
      <w:r w:rsidR="00EB5420">
        <w:rPr>
          <w:rStyle w:val="Hervorhebung"/>
        </w:rPr>
        <w:t>:</w:t>
      </w:r>
      <w:r w:rsidRPr="00562127">
        <w:t>innen</w:t>
      </w:r>
      <w:proofErr w:type="spellEnd"/>
      <w:proofErr w:type="gramEnd"/>
      <w:r w:rsidRPr="00562127">
        <w:t xml:space="preserve">, institutionelle Akteur*innen, kritische Instanzen) argumentieren und alternative Zukunftslinien gegeneinander austesten. Auf diese Weise werden sowohl wünschbare als auch </w:t>
      </w:r>
      <w:proofErr w:type="spellStart"/>
      <w:r w:rsidRPr="00562127">
        <w:t>unerwünschbare</w:t>
      </w:r>
      <w:proofErr w:type="spellEnd"/>
      <w:r w:rsidRPr="00562127">
        <w:t xml:space="preserve"> Entwicklungspfade sichtbar gemacht, ebenso wie potenzielle zukünftige Einsatzformen und Werkzeuge von KI in der künstlerischen Praxis. Durch diese </w:t>
      </w:r>
      <w:r w:rsidRPr="00562127">
        <w:rPr>
          <w:rStyle w:val="None"/>
        </w:rPr>
        <w:t xml:space="preserve">partizipative Rückkopplung wird nicht nur die Praxisrelevanz der Ergebnisse, gestärkt, sondern es wird auch die Einbeziehung vielfältiger Perspektiven in die </w:t>
      </w:r>
      <w:proofErr w:type="spellStart"/>
      <w:r w:rsidRPr="00562127">
        <w:rPr>
          <w:rStyle w:val="None"/>
        </w:rPr>
        <w:t>Szenarienbildung</w:t>
      </w:r>
      <w:proofErr w:type="spellEnd"/>
      <w:r w:rsidRPr="00562127">
        <w:rPr>
          <w:rStyle w:val="None"/>
        </w:rPr>
        <w:t xml:space="preserve"> ermöglicht.</w:t>
      </w:r>
    </w:p>
    <w:p w14:paraId="2CEAB3B6" w14:textId="77777777" w:rsidR="0033003C" w:rsidRDefault="0033003C" w:rsidP="00562127">
      <w:pPr>
        <w:pStyle w:val="StandardWeb"/>
        <w:spacing w:line="276" w:lineRule="auto"/>
        <w:jc w:val="both"/>
      </w:pPr>
      <w:r w:rsidRPr="00562127">
        <w:t xml:space="preserve">Zum Abschluss werden gezielte Transfermaßnahmen umgesetzt. Dazu zählen (1) die Erstellung eines Policy Briefs mit Handlungsempfehlungen für die Politik, (2) ein praxisorientiertes Best-Practice-Handbuch für Kreative und Kunstschaffende sowie (3) eine </w:t>
      </w:r>
      <w:r w:rsidR="00866A36">
        <w:t>ein</w:t>
      </w:r>
      <w:r w:rsidRPr="00562127">
        <w:t>tägige öffentliche Konferenz zur Präsentation und Diskussion der Projektergebnisse.</w:t>
      </w:r>
    </w:p>
    <w:p w14:paraId="42FD1BCB" w14:textId="77777777" w:rsidR="00866A36" w:rsidRDefault="00866A36" w:rsidP="00866A36">
      <w:pPr>
        <w:pStyle w:val="StandardWeb"/>
        <w:spacing w:line="276" w:lineRule="auto"/>
        <w:jc w:val="both"/>
      </w:pPr>
      <w:r>
        <w:t>Der Forschungsansatz des Projekts ist bewusst transdisziplinär angelegt: Er verbindet kultur- und medienwissenschaftliche Analysen künstlerischer Praktiken und ihrer Transformation (HMTM: Institut für Kulturmanagement und Medien) mit künstlerisch-experimenteller Expertise im Umgang mit algorithmischen Verfahren (HMTM: Institut für Musikalische Kreation und KI; LMU: MI3) sowie technikwissenschaftlicher Kompetenz zur Funktionsweise und Entwicklungsdynamik von KI (Fraunhofer IDMT; HM: MUC.DAI). Ergänzt wird dies durch techniksoziologische und HCI-orientierte Zugänge, die einerseits die soziale und institutionelle Einbettung von Technologien (TUM: MCTS), andererseits Fragen von Autonomie, Kontrolle und Agency in Mensch-Maschine-Interaktionen adressieren (LMU: MI3).</w:t>
      </w:r>
    </w:p>
    <w:p w14:paraId="032009F3" w14:textId="77777777" w:rsidR="00866A36" w:rsidRPr="00562127" w:rsidRDefault="00866A36" w:rsidP="00562127">
      <w:pPr>
        <w:pStyle w:val="StandardWeb"/>
        <w:spacing w:line="276" w:lineRule="auto"/>
        <w:jc w:val="both"/>
      </w:pPr>
      <w:r>
        <w:t xml:space="preserve">Parallel fließt praxisnahe Innovations- und Transferkompetenz ein: Das </w:t>
      </w:r>
      <w:proofErr w:type="spellStart"/>
      <w:r>
        <w:t>Wavelab</w:t>
      </w:r>
      <w:proofErr w:type="spellEnd"/>
      <w:r>
        <w:t xml:space="preserve"> stärkt die wirtschafts- und transferbezogene Perspektive auf Produktionsstrukturen, Geschäftsmodelle und kulturelle Wertschöpfung und bringt – gemeinsam mit dem MCTS (TUM) – Erfahrung in der Umsetzung partizipativer Formate ein, während das Fraunhofer IDMT seine langjährige Expertise im technologischen Monitoring digitaler Medientechnologien einbringt. Die Hochschule für Musik und Theater München (HMTM) übernimmt die Gesamtkoordination. Durch diese komplementäre Zusammensetzung deckt das Konsortium die gesamte Bandbreite der für das Forschungsthema relevanten Perspektiven ab.</w:t>
      </w:r>
    </w:p>
    <w:p w14:paraId="7F2A6286" w14:textId="77777777" w:rsidR="002D165D" w:rsidRPr="00BC0970" w:rsidRDefault="002D165D" w:rsidP="00562127">
      <w:pPr>
        <w:pStyle w:val="berschrift1"/>
        <w:numPr>
          <w:ilvl w:val="0"/>
          <w:numId w:val="8"/>
        </w:numPr>
        <w:tabs>
          <w:tab w:val="num" w:pos="720"/>
        </w:tabs>
        <w:spacing w:line="276" w:lineRule="auto"/>
        <w:ind w:left="0" w:firstLine="0"/>
        <w:rPr>
          <w:rFonts w:ascii="Times New Roman" w:hAnsi="Times New Roman" w:cs="Times New Roman"/>
          <w:b/>
          <w:bCs/>
          <w:color w:val="000000"/>
          <w:sz w:val="28"/>
          <w:szCs w:val="28"/>
        </w:rPr>
      </w:pPr>
      <w:r w:rsidRPr="00BC0970">
        <w:rPr>
          <w:rStyle w:val="None"/>
          <w:rFonts w:ascii="Times New Roman" w:hAnsi="Times New Roman" w:cs="Times New Roman"/>
          <w:b/>
          <w:bCs/>
          <w:color w:val="000000"/>
          <w:sz w:val="28"/>
          <w:szCs w:val="28"/>
          <w:u w:color="000000"/>
        </w:rPr>
        <w:t>Arbeitsprogramm</w:t>
      </w:r>
    </w:p>
    <w:p w14:paraId="1812B82E" w14:textId="77777777" w:rsidR="002D165D" w:rsidRPr="00562127" w:rsidRDefault="002D165D" w:rsidP="00562127">
      <w:pPr>
        <w:pStyle w:val="berschrift4"/>
        <w:spacing w:line="276" w:lineRule="auto"/>
        <w:rPr>
          <w:rStyle w:val="None"/>
          <w:rFonts w:ascii="Times New Roman" w:hAnsi="Times New Roman" w:cs="Times New Roman"/>
          <w:b/>
          <w:bCs/>
          <w:color w:val="000000"/>
          <w:u w:color="000000"/>
        </w:rPr>
      </w:pPr>
    </w:p>
    <w:p w14:paraId="21306CBE" w14:textId="77777777" w:rsidR="002D165D" w:rsidRPr="00562127" w:rsidRDefault="002D165D" w:rsidP="00562127">
      <w:pPr>
        <w:pStyle w:val="berschrift4"/>
        <w:spacing w:line="276" w:lineRule="auto"/>
        <w:rPr>
          <w:rStyle w:val="None"/>
          <w:rFonts w:ascii="Times New Roman" w:eastAsia="Times New Roman" w:hAnsi="Times New Roman" w:cs="Times New Roman"/>
          <w:b/>
          <w:bCs/>
          <w:color w:val="000000"/>
          <w:u w:color="000000"/>
        </w:rPr>
      </w:pPr>
      <w:r w:rsidRPr="00562127">
        <w:rPr>
          <w:rStyle w:val="None"/>
          <w:rFonts w:ascii="Times New Roman" w:hAnsi="Times New Roman" w:cs="Times New Roman"/>
          <w:b/>
          <w:bCs/>
          <w:color w:val="000000"/>
          <w:u w:color="000000"/>
        </w:rPr>
        <w:t>Arbeitspaket 1: Grundlagen &amp; Mapping (Monate 1-4)</w:t>
      </w:r>
    </w:p>
    <w:p w14:paraId="59C8790F" w14:textId="2C3A2C58" w:rsidR="002D165D" w:rsidRPr="00466C88" w:rsidRDefault="002D165D" w:rsidP="00562127">
      <w:pPr>
        <w:pStyle w:val="StandardWeb"/>
        <w:spacing w:line="276" w:lineRule="auto"/>
        <w:jc w:val="both"/>
        <w:rPr>
          <w:lang w:val="fr-FR"/>
        </w:rPr>
      </w:pPr>
      <w:r w:rsidRPr="00562127">
        <w:rPr>
          <w:rStyle w:val="None"/>
        </w:rPr>
        <w:t>Ziel dieses Arbeitspakets ist die systematische Erfassung des aktuellen Technologi</w:t>
      </w:r>
      <w:r w:rsidR="00476784" w:rsidRPr="00562127">
        <w:rPr>
          <w:rStyle w:val="None"/>
        </w:rPr>
        <w:t>e-</w:t>
      </w:r>
      <w:r w:rsidRPr="00562127">
        <w:rPr>
          <w:rStyle w:val="None"/>
        </w:rPr>
        <w:t xml:space="preserve"> und Diskussionsstands zu den Folgen generativer KI für künstlerische Arbeit, kreative Produktionsprozesse und die damit verbundenen Kompetenzanforderungen. Im Fokus steht vor allem die Erfassung der aktuellen technologischen </w:t>
      </w:r>
      <w:r w:rsidR="005C7BE4" w:rsidRPr="00562127">
        <w:rPr>
          <w:rStyle w:val="None"/>
        </w:rPr>
        <w:t>Entwicklungen</w:t>
      </w:r>
      <w:r w:rsidRPr="00562127">
        <w:rPr>
          <w:rStyle w:val="None"/>
        </w:rPr>
        <w:t xml:space="preserve"> </w:t>
      </w:r>
      <w:ins w:id="61" w:author="Benedikt Zönnchen" w:date="2025-10-28T20:31:00Z" w16du:dateUtc="2025-10-28T19:31:00Z">
        <w:r w:rsidR="00A32132">
          <w:rPr>
            <w:rStyle w:val="None"/>
          </w:rPr>
          <w:t>im</w:t>
        </w:r>
      </w:ins>
      <w:r w:rsidRPr="00562127">
        <w:rPr>
          <w:rStyle w:val="None"/>
          <w:lang w:val="fr-FR"/>
        </w:rPr>
        <w:t xml:space="preserve"> </w:t>
      </w:r>
      <w:r w:rsidRPr="00562127">
        <w:rPr>
          <w:rStyle w:val="None"/>
        </w:rPr>
        <w:t xml:space="preserve">Bereich KI sowie der </w:t>
      </w:r>
      <w:r w:rsidRPr="00562127">
        <w:rPr>
          <w:rStyle w:val="None"/>
        </w:rPr>
        <w:lastRenderedPageBreak/>
        <w:t>Aktivitäten maßgeblicher Start-up und Technologieunternehmen im an der Schnittstelle KI, Medien</w:t>
      </w:r>
      <w:r w:rsidRPr="00562127">
        <w:rPr>
          <w:rStyle w:val="None"/>
          <w:b/>
          <w:bCs/>
        </w:rPr>
        <w:t xml:space="preserve">, </w:t>
      </w:r>
      <w:r w:rsidRPr="00562127">
        <w:rPr>
          <w:rStyle w:val="None"/>
        </w:rPr>
        <w:t>Kultur und Kreativwirtschaft</w:t>
      </w:r>
      <w:ins w:id="62" w:author="Benedikt Zönnchen" w:date="2025-10-28T20:31:00Z" w16du:dateUtc="2025-10-28T19:31:00Z">
        <w:r w:rsidR="007C7ED0">
          <w:rPr>
            <w:rStyle w:val="None"/>
          </w:rPr>
          <w:t>.</w:t>
        </w:r>
      </w:ins>
      <w:r w:rsidRPr="00562127">
        <w:rPr>
          <w:rStyle w:val="None"/>
        </w:rPr>
        <w:t xml:space="preserve"> Dies ist insofern zentral, als globale Plattformanbieter in hohem Maße Innovationsgeschwindigkeit, Marktverfügbarkeit, Zugangsinfrastrukturen und Lizenzierungsbedingungen bestimmen und damit die künstlerische Praxis und ihre ökonomischen Rahmenbedingungen unmittelbar beeinflussen.</w:t>
      </w:r>
      <w:r w:rsidRPr="00562127">
        <w:rPr>
          <w:rStyle w:val="None"/>
          <w:lang w:val="fr-FR"/>
        </w:rPr>
        <w:t xml:space="preserve"> </w:t>
      </w:r>
      <w:r w:rsidR="00466C88">
        <w:t>Zusätzlich wird eine Dokumentenanalyse relevanter Textquellen (wissenschaftliche Publikationen, Branchenberichte, Medienbeiträge) durchgeführt um auch die soziale Einbettung dieser technologischen Entwicklungen zu erfassen.</w:t>
      </w:r>
      <w:r w:rsidR="00466C88">
        <w:rPr>
          <w:rStyle w:val="None"/>
          <w:lang w:val="fr-FR"/>
        </w:rPr>
        <w:t xml:space="preserve"> </w:t>
      </w:r>
      <w:r w:rsidR="00466C88">
        <w:rPr>
          <w:rStyle w:val="None"/>
        </w:rPr>
        <w:t xml:space="preserve">Die Erfassung des aktuellen Technologie- und Diskussionsstand </w:t>
      </w:r>
      <w:r w:rsidR="005C7BE4" w:rsidRPr="00562127">
        <w:rPr>
          <w:rStyle w:val="None"/>
        </w:rPr>
        <w:t xml:space="preserve">wird </w:t>
      </w:r>
      <w:r w:rsidR="00466C88">
        <w:rPr>
          <w:rStyle w:val="None"/>
        </w:rPr>
        <w:t xml:space="preserve">durch </w:t>
      </w:r>
      <w:del w:id="63" w:author="Benedikt Zönnchen" w:date="2025-10-28T20:32:00Z" w16du:dateUtc="2025-10-28T19:32:00Z">
        <w:r w:rsidR="005C7BE4" w:rsidRPr="00562127" w:rsidDel="007C7ED0">
          <w:rPr>
            <w:rStyle w:val="None"/>
          </w:rPr>
          <w:delText xml:space="preserve">durch </w:delText>
        </w:r>
      </w:del>
      <w:r w:rsidR="005C7BE4" w:rsidRPr="00562127">
        <w:rPr>
          <w:rStyle w:val="None"/>
        </w:rPr>
        <w:t>KI-gestützte</w:t>
      </w:r>
      <w:ins w:id="64" w:author="Benedikt Zönnchen" w:date="2025-10-28T20:35:00Z" w16du:dateUtc="2025-10-28T19:35:00Z">
        <w:r w:rsidR="008D1FF0">
          <w:rPr>
            <w:rStyle w:val="None"/>
          </w:rPr>
          <w:t xml:space="preserve"> und klassische </w:t>
        </w:r>
      </w:ins>
      <w:del w:id="65" w:author="Benedikt Zönnchen" w:date="2025-10-28T20:35:00Z" w16du:dateUtc="2025-10-28T19:35:00Z">
        <w:r w:rsidR="005C7BE4" w:rsidRPr="00562127" w:rsidDel="008D1FF0">
          <w:rPr>
            <w:rStyle w:val="None"/>
          </w:rPr>
          <w:delText xml:space="preserve"> </w:delText>
        </w:r>
      </w:del>
      <w:r w:rsidR="00466C88">
        <w:rPr>
          <w:rStyle w:val="None"/>
        </w:rPr>
        <w:t>Verfahren</w:t>
      </w:r>
      <w:ins w:id="66" w:author="Benedikt Zönnchen" w:date="2025-10-28T20:35:00Z" w16du:dateUtc="2025-10-28T19:35:00Z">
        <w:r w:rsidR="008D1FF0">
          <w:rPr>
            <w:rStyle w:val="None"/>
          </w:rPr>
          <w:t xml:space="preserve"> der Sprach- und Datenverarbeitung</w:t>
        </w:r>
      </w:ins>
      <w:r w:rsidR="00466C88">
        <w:rPr>
          <w:rStyle w:val="None"/>
        </w:rPr>
        <w:t xml:space="preserve"> unterstützt.</w:t>
      </w:r>
      <w:r w:rsidR="005C7BE4" w:rsidRPr="00562127">
        <w:rPr>
          <w:rStyle w:val="None"/>
        </w:rPr>
        <w:t xml:space="preserve"> </w:t>
      </w:r>
      <w:r w:rsidRPr="00562127">
        <w:rPr>
          <w:rStyle w:val="None"/>
        </w:rPr>
        <w:t>Die Ergebnisse dieser Analysen bilden die empirische und technologische Grundlage für die folgenden Arbeitspakete und dienen der Präzisierung der Forschungsfragen sowie der Vorbereitung der anschließenden Datenerhebung.</w:t>
      </w:r>
      <w:r w:rsidRPr="00562127">
        <w:rPr>
          <w:rStyle w:val="None"/>
          <w:lang w:val="fr-FR"/>
        </w:rPr>
        <w:t xml:space="preserve"> </w:t>
      </w:r>
    </w:p>
    <w:p w14:paraId="7AD90B96" w14:textId="77777777" w:rsidR="002D165D" w:rsidRPr="00562127" w:rsidRDefault="002D165D" w:rsidP="00562127">
      <w:pPr>
        <w:pStyle w:val="StandardWeb"/>
        <w:spacing w:line="276" w:lineRule="auto"/>
        <w:jc w:val="both"/>
        <w:rPr>
          <w:rStyle w:val="None"/>
        </w:rPr>
      </w:pPr>
      <w:r w:rsidRPr="00562127">
        <w:rPr>
          <w:rStyle w:val="None"/>
        </w:rPr>
        <w:t xml:space="preserve">Meilenstein 1 (Monat 4): Abgeschlossene </w:t>
      </w:r>
      <w:r w:rsidR="00476784" w:rsidRPr="00562127">
        <w:rPr>
          <w:rStyle w:val="None"/>
        </w:rPr>
        <w:t xml:space="preserve">Erfassung, Dokumentation und Mapping zentraler technologischer Trends. </w:t>
      </w:r>
    </w:p>
    <w:p w14:paraId="739E8335" w14:textId="77777777" w:rsidR="005C7BE4" w:rsidRPr="00562127" w:rsidRDefault="005C7BE4" w:rsidP="00562127">
      <w:pPr>
        <w:pStyle w:val="berschrift4"/>
        <w:spacing w:line="276" w:lineRule="auto"/>
        <w:rPr>
          <w:rStyle w:val="None"/>
          <w:rFonts w:ascii="Times New Roman" w:eastAsia="Times New Roman" w:hAnsi="Times New Roman" w:cs="Times New Roman"/>
          <w:b/>
          <w:bCs/>
          <w:color w:val="000000"/>
          <w:u w:color="000000"/>
        </w:rPr>
      </w:pPr>
      <w:r w:rsidRPr="00562127">
        <w:rPr>
          <w:rStyle w:val="None"/>
          <w:rFonts w:ascii="Times New Roman" w:hAnsi="Times New Roman" w:cs="Times New Roman"/>
          <w:b/>
          <w:bCs/>
          <w:color w:val="000000"/>
          <w:u w:color="000000"/>
        </w:rPr>
        <w:t>Arbeitspaket 2 – Empirische Datenerhebung und Datenanalyse (Monate 3–12)</w:t>
      </w:r>
    </w:p>
    <w:p w14:paraId="231C82EA" w14:textId="77777777" w:rsidR="005C7BE4" w:rsidRPr="00562127" w:rsidRDefault="005C7BE4" w:rsidP="00562127">
      <w:pPr>
        <w:pStyle w:val="StandardWeb"/>
        <w:spacing w:line="276" w:lineRule="auto"/>
        <w:jc w:val="both"/>
        <w:rPr>
          <w:rStyle w:val="None"/>
        </w:rPr>
      </w:pPr>
      <w:r w:rsidRPr="00562127">
        <w:rPr>
          <w:rStyle w:val="None"/>
        </w:rPr>
        <w:t>Dieses Arbeitspaket dient der Erfassung und Analyse aktueller Praktiken, Erfahrungen und Strategien im Umgang mit KI-Technologien in der künstlerischen Praxis und in kreativen Produktionsprozessen. Durch qualitative, semi-strukturierte Interviews mit Kreativen und Kunstschaffenden aus den Bereich Musik</w:t>
      </w:r>
      <w:r w:rsidR="00466C88">
        <w:rPr>
          <w:rStyle w:val="None"/>
        </w:rPr>
        <w:t xml:space="preserve"> &amp; Sound</w:t>
      </w:r>
      <w:r w:rsidRPr="00562127">
        <w:rPr>
          <w:rStyle w:val="None"/>
        </w:rPr>
        <w:t xml:space="preserve"> </w:t>
      </w:r>
      <w:r w:rsidR="00466C88">
        <w:rPr>
          <w:rStyle w:val="None"/>
        </w:rPr>
        <w:t>sowie</w:t>
      </w:r>
      <w:r w:rsidRPr="00562127">
        <w:rPr>
          <w:rStyle w:val="None"/>
        </w:rPr>
        <w:t xml:space="preserve"> Bildende </w:t>
      </w:r>
      <w:r w:rsidR="00466C88">
        <w:rPr>
          <w:rStyle w:val="None"/>
        </w:rPr>
        <w:t xml:space="preserve">&amp; visuelle </w:t>
      </w:r>
      <w:r w:rsidRPr="00562127">
        <w:rPr>
          <w:rStyle w:val="None"/>
        </w:rPr>
        <w:t>K</w:t>
      </w:r>
      <w:r w:rsidR="00466C88">
        <w:rPr>
          <w:rStyle w:val="None"/>
        </w:rPr>
        <w:t>ü</w:t>
      </w:r>
      <w:r w:rsidRPr="00562127">
        <w:rPr>
          <w:rStyle w:val="None"/>
        </w:rPr>
        <w:t>nst</w:t>
      </w:r>
      <w:r w:rsidR="00466C88">
        <w:rPr>
          <w:rStyle w:val="None"/>
        </w:rPr>
        <w:t>e</w:t>
      </w:r>
      <w:r w:rsidRPr="00562127">
        <w:rPr>
          <w:rStyle w:val="None"/>
        </w:rPr>
        <w:t xml:space="preserve"> werden unterschiedliche individuelle und organisationale Perspektiven auf Veränderungen von Arbeit, Rollen und Kompetenzen erhoben.</w:t>
      </w:r>
      <w:r w:rsidRPr="00562127">
        <w:t xml:space="preserve"> </w:t>
      </w:r>
      <w:commentRangeStart w:id="67"/>
      <w:r w:rsidRPr="00562127">
        <w:rPr>
          <w:rStyle w:val="None"/>
        </w:rPr>
        <w:t xml:space="preserve">Die Interviewdaten werden nach der Methode der Thematischen Analyse (TA) nach Braun &amp; Clarke (2006) ausgewertet. </w:t>
      </w:r>
      <w:commentRangeEnd w:id="67"/>
      <w:r w:rsidR="00D0057F">
        <w:rPr>
          <w:rStyle w:val="Kommentarzeichen"/>
          <w:rFonts w:asciiTheme="minorHAnsi" w:eastAsiaTheme="minorHAnsi" w:hAnsiTheme="minorHAnsi" w:cstheme="minorBidi"/>
          <w:kern w:val="2"/>
          <w:lang w:eastAsia="en-US"/>
          <w14:ligatures w14:val="standardContextual"/>
        </w:rPr>
        <w:commentReference w:id="67"/>
      </w:r>
    </w:p>
    <w:p w14:paraId="17D70BD3" w14:textId="77777777" w:rsidR="005C7BE4" w:rsidRPr="00562127" w:rsidRDefault="005C7BE4" w:rsidP="00562127">
      <w:pPr>
        <w:pStyle w:val="StandardWeb"/>
        <w:spacing w:line="276" w:lineRule="auto"/>
        <w:rPr>
          <w:rStyle w:val="None"/>
        </w:rPr>
      </w:pPr>
      <w:r w:rsidRPr="00562127">
        <w:rPr>
          <w:rStyle w:val="None"/>
        </w:rPr>
        <w:t xml:space="preserve">Meilenstein 2 (Monat 12): Abgeschlossene Datenerhebung und -auswertung. </w:t>
      </w:r>
    </w:p>
    <w:p w14:paraId="2FED55B3" w14:textId="77777777" w:rsidR="005C7BE4" w:rsidRPr="00562127" w:rsidRDefault="005C7BE4" w:rsidP="00562127">
      <w:pPr>
        <w:pStyle w:val="StandardWeb"/>
        <w:spacing w:line="276" w:lineRule="auto"/>
        <w:rPr>
          <w:rStyle w:val="None"/>
          <w:b/>
          <w:bCs/>
          <w:i/>
          <w:iCs/>
        </w:rPr>
      </w:pPr>
      <w:r w:rsidRPr="00562127">
        <w:rPr>
          <w:rStyle w:val="None"/>
          <w:b/>
          <w:bCs/>
          <w:i/>
          <w:iCs/>
        </w:rPr>
        <w:t xml:space="preserve">Arbeitspaket 3 – </w:t>
      </w:r>
      <w:proofErr w:type="spellStart"/>
      <w:r w:rsidRPr="00562127">
        <w:rPr>
          <w:rStyle w:val="None"/>
          <w:b/>
          <w:bCs/>
          <w:i/>
          <w:iCs/>
        </w:rPr>
        <w:t>Szenarienentwicklung</w:t>
      </w:r>
      <w:proofErr w:type="spellEnd"/>
      <w:r w:rsidRPr="00562127">
        <w:rPr>
          <w:rStyle w:val="None"/>
          <w:b/>
          <w:bCs/>
          <w:i/>
          <w:iCs/>
        </w:rPr>
        <w:t xml:space="preserve"> (Monate 10–20)</w:t>
      </w:r>
    </w:p>
    <w:p w14:paraId="3EFD88C6" w14:textId="77777777" w:rsidR="00364612" w:rsidRPr="00562127" w:rsidRDefault="00364612" w:rsidP="00562127">
      <w:pPr>
        <w:pStyle w:val="StandardWeb"/>
        <w:spacing w:line="276" w:lineRule="auto"/>
        <w:jc w:val="both"/>
      </w:pPr>
      <w:r w:rsidRPr="00562127">
        <w:t>Auf Grundlage der empirischen und analytischen Ergebnisse werden in diesem Arbeitspaket kurz- und mittelfristige sozio-technische Zukunftsszenarien zu den Folgen von KI-Technologien für Arbeit, Produktionsprozesse, Rollen und Kompetenz</w:t>
      </w:r>
      <w:del w:id="68" w:author="Benedikt Zönnchen" w:date="2025-10-28T20:38:00Z" w16du:dateUtc="2025-10-28T19:38:00Z">
        <w:r w:rsidRPr="00562127" w:rsidDel="00D0057F">
          <w:delText>en</w:delText>
        </w:r>
      </w:del>
      <w:r w:rsidRPr="00562127">
        <w:t>anforderungen in künstlerischer und kreativer Praxis entwickelt. Die Szenarien entstehen in einem partizipativen Verfahren: In einem zweitägigen Co-Design-Workshop werden Erfahrungswissen, Erwartungen und Perspektiven von Kreativen und Kunstschaffenden aus den Bereichen Musik und Bildende Kunst einbezogen. Die Beiträge der Teilnehmenden werden nicht nur erfasst, sondern in Form von Anpassungen, Gegenentwürfen und Alternativpfaden systematisch in die Entwicklung der Szenarien integriert. Das Verfahren dient somit nicht der bloßen Erhebung von Meinungen, sondern der iterativen Validierung, Differenzierung und Tiefenschärfung der Zukunftsbilder.</w:t>
      </w:r>
    </w:p>
    <w:p w14:paraId="1F74D81E" w14:textId="77777777" w:rsidR="005C7BE4" w:rsidRPr="00562127" w:rsidRDefault="005C7BE4" w:rsidP="00562127">
      <w:pPr>
        <w:pStyle w:val="StandardWeb"/>
        <w:spacing w:line="276" w:lineRule="auto"/>
        <w:rPr>
          <w:rStyle w:val="None"/>
        </w:rPr>
      </w:pPr>
      <w:r w:rsidRPr="00562127">
        <w:rPr>
          <w:rStyle w:val="None"/>
        </w:rPr>
        <w:t>Meilenstein 3 (Monat 20): Fertigstellung der sozio-technischen Zukunftsszenarien.</w:t>
      </w:r>
    </w:p>
    <w:p w14:paraId="6093B59D" w14:textId="77777777" w:rsidR="00364612" w:rsidRPr="00562127" w:rsidRDefault="00364612" w:rsidP="00562127">
      <w:pPr>
        <w:pStyle w:val="berschrift4"/>
        <w:spacing w:line="276" w:lineRule="auto"/>
        <w:rPr>
          <w:rStyle w:val="None"/>
          <w:rFonts w:ascii="Times New Roman" w:hAnsi="Times New Roman" w:cs="Times New Roman"/>
          <w:b/>
          <w:bCs/>
        </w:rPr>
      </w:pPr>
      <w:r w:rsidRPr="00562127">
        <w:rPr>
          <w:rStyle w:val="None"/>
          <w:rFonts w:ascii="Times New Roman" w:hAnsi="Times New Roman" w:cs="Times New Roman"/>
          <w:b/>
          <w:bCs/>
          <w:color w:val="000000"/>
          <w:u w:color="000000"/>
        </w:rPr>
        <w:lastRenderedPageBreak/>
        <w:t>Arbeitspaket 4 – Dissemination (Monate 18–24)</w:t>
      </w:r>
    </w:p>
    <w:p w14:paraId="1DAB2326" w14:textId="77777777" w:rsidR="00364612" w:rsidRPr="00562127" w:rsidRDefault="00364612" w:rsidP="00562127">
      <w:pPr>
        <w:pStyle w:val="StandardWeb"/>
        <w:spacing w:line="276" w:lineRule="auto"/>
        <w:jc w:val="both"/>
      </w:pPr>
      <w:r w:rsidRPr="00562127">
        <w:rPr>
          <w:rStyle w:val="None"/>
        </w:rPr>
        <w:t xml:space="preserve">In diesem abschließenden Arbeitspaket werden die Ergebnisse aller vorangegangenen Phasen zusammengeführt, verdichtet und in kooperativen Schreibprozessen aufgearbeitet. Auf dieser Grundlage entstehen ein wissenschaftlich fundierter Policy Brief mit Handlungsempfehlungen für Politik und Verwaltung sowie ein praxisorientiertes Best-Practice-Handbuch für </w:t>
      </w:r>
      <w:proofErr w:type="spellStart"/>
      <w:proofErr w:type="gramStart"/>
      <w:r w:rsidRPr="00562127">
        <w:rPr>
          <w:rStyle w:val="None"/>
        </w:rPr>
        <w:t>Künstler:innen</w:t>
      </w:r>
      <w:proofErr w:type="spellEnd"/>
      <w:proofErr w:type="gramEnd"/>
      <w:r w:rsidRPr="00562127">
        <w:rPr>
          <w:rStyle w:val="None"/>
        </w:rPr>
        <w:t xml:space="preserve"> und Kreative. Die Erstellung dieser Formate erfolgt iterativ in Abstimmung zwischen den Verbundpartnern, um wissenschaftliche Robustheit, Anwendungsrelevanz und Anschlussfähigkeit sicherzustellen.</w:t>
      </w:r>
    </w:p>
    <w:p w14:paraId="49703DD9" w14:textId="77777777" w:rsidR="00364612" w:rsidRPr="00562127" w:rsidRDefault="00364612" w:rsidP="00562127">
      <w:pPr>
        <w:pStyle w:val="StandardWeb"/>
        <w:spacing w:line="276" w:lineRule="auto"/>
        <w:jc w:val="both"/>
        <w:rPr>
          <w:rStyle w:val="None"/>
        </w:rPr>
      </w:pPr>
      <w:r w:rsidRPr="00562127">
        <w:rPr>
          <w:rStyle w:val="None"/>
        </w:rPr>
        <w:t>Zur Dissemination werden ein Open-Access-Abschlussbericht veröffentlicht und eine zweitägige Abschlusskonferenz durchgeführt, um den Transfer der Ergebnisse in Kulturpolitik, Ausbildung, Praxis und Öffentlichkeit zu gewährleisten.</w:t>
      </w:r>
    </w:p>
    <w:p w14:paraId="72018DE3" w14:textId="77777777" w:rsidR="00364612" w:rsidRPr="00562127" w:rsidRDefault="00364612" w:rsidP="00562127">
      <w:pPr>
        <w:pStyle w:val="StandardWeb"/>
        <w:spacing w:line="276" w:lineRule="auto"/>
        <w:jc w:val="both"/>
      </w:pPr>
      <w:r w:rsidRPr="00562127">
        <w:rPr>
          <w:rStyle w:val="None"/>
        </w:rPr>
        <w:t>Meilenstein 4 (Monat 24): Fertigstellung des Policy Briefs, des Abschlussberichts und öffentliche Präsentation der Projektergebnisse im Rahmen einer Konferenz.</w:t>
      </w:r>
    </w:p>
    <w:p w14:paraId="40AD386C" w14:textId="77777777" w:rsidR="00145581" w:rsidRPr="00562127" w:rsidRDefault="00145581" w:rsidP="00562127">
      <w:pPr>
        <w:pStyle w:val="StandardWeb"/>
        <w:spacing w:line="276" w:lineRule="auto"/>
        <w:jc w:val="both"/>
        <w:rPr>
          <w:rStyle w:val="None"/>
        </w:rPr>
      </w:pPr>
      <w:r w:rsidRPr="00562127">
        <w:rPr>
          <w:rStyle w:val="None"/>
        </w:rPr>
        <w:t xml:space="preserve">Diese Struktur des Arbeitsprogramms gewährleistet eine klare zeitliche und inhaltliche Abfolge von Analyse, Empirie, </w:t>
      </w:r>
      <w:proofErr w:type="spellStart"/>
      <w:r w:rsidRPr="00562127">
        <w:rPr>
          <w:rStyle w:val="None"/>
        </w:rPr>
        <w:t>Szenarienentwicklung</w:t>
      </w:r>
      <w:proofErr w:type="spellEnd"/>
      <w:r w:rsidRPr="00562127">
        <w:rPr>
          <w:rStyle w:val="None"/>
        </w:rPr>
        <w:t xml:space="preserve"> und Transfer. Durch die enge Verzahnung der Arbeitspakete werden die Zwischenergebnisse fortlaufend reflektiert, validiert und in konkrete Handlungsoptionen überführt. Das Projekt vereint qualitative, quantitative und prospektive Verfahren in einem integrierten, transdisziplinären Forschungsdesign. Die Methodik verbindet empirische Sozialforschung, technikwissenschaftliches Monitoring und </w:t>
      </w:r>
      <w:proofErr w:type="spellStart"/>
      <w:r w:rsidRPr="00562127">
        <w:rPr>
          <w:rStyle w:val="None"/>
        </w:rPr>
        <w:t>szenariobasierte</w:t>
      </w:r>
      <w:proofErr w:type="spellEnd"/>
      <w:r w:rsidRPr="00562127">
        <w:rPr>
          <w:rStyle w:val="None"/>
        </w:rPr>
        <w:t xml:space="preserve"> Zukunftsanalyse mit partizipativen Ansätzen. </w:t>
      </w:r>
    </w:p>
    <w:p w14:paraId="505A63EC" w14:textId="77777777" w:rsidR="00562127" w:rsidRDefault="00562127" w:rsidP="00562127">
      <w:pPr>
        <w:pStyle w:val="StandardWeb"/>
        <w:spacing w:line="276" w:lineRule="auto"/>
        <w:jc w:val="both"/>
        <w:rPr>
          <w:rStyle w:val="None"/>
        </w:rPr>
      </w:pPr>
      <w:r w:rsidRPr="00562127">
        <w:rPr>
          <w:rStyle w:val="None"/>
        </w:rPr>
        <w:t>Angesichts des hohen Innovationsgrads des Forschungsfeldes bestehen mehrere potenzielle Risiken, die durch gezielte Maßnahmen adressiert werden. Ein erstes Risiko ergibt sich aus der schnellen technologischen Entwicklung: Die rasante Weiterentwicklung von KI kann dazu führen, dass einzelne untersuchte Tools oder Plattformen während der Projektlaufzeit veralten. Dieses Risiko wird durch kontinuierliches technologisches Monitoring sowie durch die flexible Anpassung der empirischen Erhebungen minimiert. Zudem fokussiert das Projekt nicht auf einzelne Werkzeuge, sondern auf übergreifende Praktiken und Dynamiken, sodass die Ergebnisse auch bei technologischen Verschiebungen belastbar bleiben.</w:t>
      </w:r>
    </w:p>
    <w:p w14:paraId="36B822A9" w14:textId="77777777" w:rsidR="00562127" w:rsidRDefault="00562127" w:rsidP="00562127">
      <w:pPr>
        <w:pStyle w:val="StandardWeb"/>
        <w:spacing w:line="276" w:lineRule="auto"/>
        <w:jc w:val="both"/>
      </w:pPr>
      <w:r>
        <w:rPr>
          <w:rStyle w:val="None"/>
        </w:rPr>
        <w:t xml:space="preserve">Ein zweites Risiko liegt in der Komplexität transdisziplinärer Zusammenarbeit, da unterschiedliche wissenschaftliche Paradigmen und Terminologien die Abstimmung zwischen den Partnern erschweren können. Dem wird durch klare Kommunikationsstrukturen und regelmäßige Konsortialtreffen begegnet. Darüber hinaus werden alle zentralen Arbeitspakete in Tandems aus technisch-, kunst- und sozialwissenschaftlichen Partnern bearbeitet, um den Austausch und die wechselseitige Übersetzung von Konzepten und Erfahrungen zu gewährleisten. Ein drittes Risiko betrifft die inhärente Unsicherheit der </w:t>
      </w:r>
      <w:proofErr w:type="spellStart"/>
      <w:r>
        <w:rPr>
          <w:rStyle w:val="None"/>
        </w:rPr>
        <w:t>Szenarienentwicklung</w:t>
      </w:r>
      <w:proofErr w:type="spellEnd"/>
      <w:r>
        <w:rPr>
          <w:rStyle w:val="None"/>
        </w:rPr>
        <w:t xml:space="preserve">. Da Szenarien notwendigerweise mit Zukunftsoffenheit verbunden sind, wird zur Sicherung wissenschaftlicher Robustheit sichergestellt, dass alle Szenarien in iterativen Validierungsrunden mit </w:t>
      </w:r>
      <w:proofErr w:type="spellStart"/>
      <w:proofErr w:type="gramStart"/>
      <w:r>
        <w:rPr>
          <w:rStyle w:val="None"/>
        </w:rPr>
        <w:t>Expert:innen</w:t>
      </w:r>
      <w:proofErr w:type="spellEnd"/>
      <w:proofErr w:type="gramEnd"/>
      <w:r>
        <w:rPr>
          <w:rStyle w:val="None"/>
        </w:rPr>
        <w:t xml:space="preserve"> und Stakeholdern überprüft und geschärft werden.</w:t>
      </w:r>
    </w:p>
    <w:p w14:paraId="511683A3" w14:textId="77777777" w:rsidR="00562127" w:rsidRDefault="00562127" w:rsidP="00562127">
      <w:pPr>
        <w:pStyle w:val="StandardWeb"/>
        <w:spacing w:line="276" w:lineRule="auto"/>
        <w:jc w:val="both"/>
        <w:rPr>
          <w:rStyle w:val="None"/>
        </w:rPr>
      </w:pPr>
      <w:r>
        <w:rPr>
          <w:rStyle w:val="None"/>
        </w:rPr>
        <w:lastRenderedPageBreak/>
        <w:t>Durch diese Maßnahmen bleibt das Projekt methodisch flexibel, wissenschaftlich belastbar und zugleich anpassungsfähig an die Dynamik des Forschungsfeldes. Die Kombination aus empirischer Fundierung, technologischem Monitoring und partizipativer Validierung gewährleistet, dass die erzielten Ergebnisse sowohl wissenschaftlich tragfähig als auch gesellschaftlich relevant sind.</w:t>
      </w:r>
    </w:p>
    <w:p w14:paraId="67C4E0AD" w14:textId="77777777" w:rsidR="00774629" w:rsidRDefault="00774629" w:rsidP="00774629">
      <w:pPr>
        <w:pStyle w:val="berschrift1"/>
        <w:numPr>
          <w:ilvl w:val="0"/>
          <w:numId w:val="8"/>
        </w:numPr>
        <w:tabs>
          <w:tab w:val="num" w:pos="720"/>
        </w:tabs>
        <w:spacing w:line="276" w:lineRule="auto"/>
        <w:ind w:left="0" w:firstLine="0"/>
        <w:rPr>
          <w:rFonts w:ascii="Times New Roman" w:hAnsi="Times New Roman"/>
          <w:b/>
          <w:bCs/>
          <w:color w:val="000000"/>
          <w:sz w:val="28"/>
          <w:szCs w:val="28"/>
        </w:rPr>
      </w:pPr>
      <w:r>
        <w:rPr>
          <w:rStyle w:val="None"/>
          <w:rFonts w:ascii="Times New Roman" w:hAnsi="Times New Roman"/>
          <w:b/>
          <w:bCs/>
          <w:color w:val="000000"/>
          <w:sz w:val="28"/>
          <w:szCs w:val="28"/>
          <w:u w:color="000000"/>
        </w:rPr>
        <w:t>Zeitplan und Arbeitsteilung, inklusive Konzept zum Projektmanagement</w:t>
      </w:r>
    </w:p>
    <w:p w14:paraId="06EC2C3C" w14:textId="77777777" w:rsidR="00774629" w:rsidRDefault="00774629" w:rsidP="00510BA1">
      <w:pPr>
        <w:spacing w:before="100" w:after="100" w:line="276" w:lineRule="auto"/>
        <w:jc w:val="both"/>
        <w:rPr>
          <w:rStyle w:val="None"/>
          <w:rFonts w:ascii="Times New Roman" w:hAnsi="Times New Roman"/>
          <w:color w:val="FF0000"/>
        </w:rPr>
      </w:pPr>
      <w:r w:rsidRPr="00774629">
        <w:rPr>
          <w:rStyle w:val="None"/>
          <w:rFonts w:ascii="Times New Roman" w:hAnsi="Times New Roman"/>
        </w:rPr>
        <w:t xml:space="preserve">Das Projekt ist auf 24 Monate ausgelegt und in vier aufeinander aufbauende Arbeitspakete gegliedert: (1) Grundlagen und Mapping, (2) Datenerhebung und -auswertung, (3) </w:t>
      </w:r>
      <w:proofErr w:type="spellStart"/>
      <w:r w:rsidRPr="00774629">
        <w:rPr>
          <w:rStyle w:val="None"/>
          <w:rFonts w:ascii="Times New Roman" w:hAnsi="Times New Roman"/>
        </w:rPr>
        <w:t>Szenarienentwicklung</w:t>
      </w:r>
      <w:proofErr w:type="spellEnd"/>
      <w:r w:rsidRPr="00774629">
        <w:rPr>
          <w:rStyle w:val="None"/>
          <w:rFonts w:ascii="Times New Roman" w:hAnsi="Times New Roman"/>
        </w:rPr>
        <w:t xml:space="preserve"> und (4) Dissemination. </w:t>
      </w:r>
    </w:p>
    <w:p w14:paraId="2D69B60A" w14:textId="77777777" w:rsidR="00774629" w:rsidRDefault="00774629" w:rsidP="00510BA1">
      <w:pPr>
        <w:spacing w:before="100" w:after="100" w:line="276" w:lineRule="auto"/>
        <w:jc w:val="both"/>
        <w:rPr>
          <w:rStyle w:val="None"/>
          <w:rFonts w:ascii="Times New Roman" w:eastAsia="Times New Roman" w:hAnsi="Times New Roman" w:cs="Times New Roman"/>
          <w:kern w:val="0"/>
        </w:rPr>
      </w:pPr>
      <w:r>
        <w:rPr>
          <w:rStyle w:val="None"/>
          <w:rFonts w:ascii="Times New Roman" w:hAnsi="Times New Roman"/>
        </w:rPr>
        <w:t>Diese Struktur gewährleistet eine enge Verzahnung von Forschung, Evaluation und Transfer. Die Arbeitspakete sind zeitlich überlappend angelegt, um iterative Rückkopplungsschleifen zwischen empirischen, technologischen und partizipativen Phasen zu ermöglichen.</w:t>
      </w:r>
    </w:p>
    <w:p w14:paraId="4B7978F8" w14:textId="77777777" w:rsidR="00774629" w:rsidRDefault="00774629" w:rsidP="00510BA1">
      <w:pPr>
        <w:spacing w:line="276" w:lineRule="auto"/>
        <w:jc w:val="both"/>
        <w:rPr>
          <w:rStyle w:val="None"/>
          <w:rFonts w:ascii="Times New Roman" w:hAnsi="Times New Roman"/>
        </w:rPr>
      </w:pPr>
      <w:r>
        <w:rPr>
          <w:rStyle w:val="None"/>
          <w:rFonts w:ascii="Times New Roman" w:hAnsi="Times New Roman"/>
        </w:rPr>
        <w:t>Die Projektkoordination liegt bei der Hochschule für Musik und Theater München (HMTM), die zugleich die kulturwissenschaftliche Forschung verantwortet. Sie übernimmt die Steuerung des Gesamtprojekts, das interne Berichtswesen, die Kommunikation mit den Partnerinstitutionen sowie die Organisation d</w:t>
      </w:r>
      <w:r w:rsidR="00510BA1">
        <w:rPr>
          <w:rStyle w:val="None"/>
          <w:rFonts w:ascii="Times New Roman" w:hAnsi="Times New Roman"/>
        </w:rPr>
        <w:t xml:space="preserve">er </w:t>
      </w:r>
      <w:r>
        <w:rPr>
          <w:rStyle w:val="None"/>
          <w:rFonts w:ascii="Times New Roman" w:hAnsi="Times New Roman"/>
        </w:rPr>
        <w:t>Disseminationsmaßnahmen.</w:t>
      </w:r>
    </w:p>
    <w:p w14:paraId="0E22AC0C" w14:textId="77777777" w:rsidR="008B61B0" w:rsidRPr="00510BA1" w:rsidRDefault="00510BA1" w:rsidP="00510BA1">
      <w:pPr>
        <w:spacing w:line="276" w:lineRule="auto"/>
        <w:jc w:val="both"/>
        <w:rPr>
          <w:rFonts w:ascii="Times New Roman" w:hAnsi="Times New Roman" w:cs="Times New Roman"/>
        </w:rPr>
      </w:pPr>
      <w:r w:rsidRPr="00510BA1">
        <w:rPr>
          <w:rFonts w:ascii="Times New Roman" w:hAnsi="Times New Roman" w:cs="Times New Roman"/>
        </w:rPr>
        <w:t>Zur Sicherstellung eines effizienten Projektverlaufs werden regelmäßige Koordinationssitzungen (monatlich intern, quartalsweise im Verbund) sowie ein standardisiertes Meilenstein- und Risikomanagement eingerichtet. Ein fortlaufendes Projektcontrolling erfolgt über schriftliche Fortschrittsberichte entlang definierter Arbeitspakete und Indikatoren (</w:t>
      </w:r>
      <w:proofErr w:type="spellStart"/>
      <w:r w:rsidRPr="00510BA1">
        <w:rPr>
          <w:rFonts w:ascii="Times New Roman" w:hAnsi="Times New Roman" w:cs="Times New Roman"/>
        </w:rPr>
        <w:t>Deliverables</w:t>
      </w:r>
      <w:proofErr w:type="spellEnd"/>
      <w:r w:rsidRPr="00510BA1">
        <w:rPr>
          <w:rFonts w:ascii="Times New Roman" w:hAnsi="Times New Roman" w:cs="Times New Roman"/>
        </w:rPr>
        <w:t xml:space="preserve">, Zeitplan, Budget). </w:t>
      </w:r>
    </w:p>
    <w:p w14:paraId="632EF5B0" w14:textId="77777777" w:rsidR="00510BA1" w:rsidRPr="00510BA1" w:rsidRDefault="00510BA1" w:rsidP="00510BA1">
      <w:pPr>
        <w:spacing w:line="276" w:lineRule="auto"/>
        <w:jc w:val="both"/>
        <w:rPr>
          <w:rStyle w:val="None"/>
          <w:rFonts w:ascii="Times New Roman" w:eastAsia="Times New Roman" w:hAnsi="Times New Roman" w:cs="Times New Roman"/>
          <w:color w:val="FF0000"/>
        </w:rPr>
      </w:pPr>
    </w:p>
    <w:p w14:paraId="1B945D05" w14:textId="77777777" w:rsidR="008B61B0" w:rsidRDefault="008B61B0" w:rsidP="008B61B0">
      <w:pPr>
        <w:pStyle w:val="berschrift1"/>
        <w:rPr>
          <w:rStyle w:val="None"/>
          <w:rFonts w:ascii="Times New Roman" w:eastAsia="Times New Roman" w:hAnsi="Times New Roman" w:cs="Times New Roman"/>
          <w:b/>
          <w:bCs/>
          <w:color w:val="000000" w:themeColor="text1"/>
          <w:sz w:val="28"/>
          <w:szCs w:val="28"/>
        </w:rPr>
      </w:pPr>
      <w:r w:rsidRPr="008B61B0">
        <w:rPr>
          <w:rStyle w:val="None"/>
          <w:rFonts w:ascii="Times New Roman" w:eastAsia="Times New Roman" w:hAnsi="Times New Roman" w:cs="Times New Roman"/>
          <w:b/>
          <w:bCs/>
          <w:color w:val="000000" w:themeColor="text1"/>
          <w:sz w:val="28"/>
          <w:szCs w:val="28"/>
        </w:rPr>
        <w:t xml:space="preserve">6. </w:t>
      </w:r>
      <w:r>
        <w:rPr>
          <w:rStyle w:val="None"/>
          <w:rFonts w:ascii="Times New Roman" w:eastAsia="Times New Roman" w:hAnsi="Times New Roman" w:cs="Times New Roman"/>
          <w:b/>
          <w:bCs/>
          <w:color w:val="000000" w:themeColor="text1"/>
          <w:sz w:val="28"/>
          <w:szCs w:val="28"/>
        </w:rPr>
        <w:t>Verwertungskonzept</w:t>
      </w:r>
    </w:p>
    <w:p w14:paraId="25C15ADD" w14:textId="77777777" w:rsidR="000D690D" w:rsidRDefault="000D690D" w:rsidP="000D690D"/>
    <w:p w14:paraId="05C7A628" w14:textId="77777777" w:rsidR="006A34AB" w:rsidRDefault="006A34AB" w:rsidP="000D690D"/>
    <w:p w14:paraId="573E0626" w14:textId="77777777" w:rsidR="006A34AB" w:rsidRDefault="006A34AB" w:rsidP="006A34AB"/>
    <w:p w14:paraId="017ED3CC" w14:textId="77777777" w:rsidR="006A34AB" w:rsidRDefault="006A34AB" w:rsidP="000D690D"/>
    <w:p w14:paraId="798FF37A" w14:textId="77777777" w:rsidR="000D690D" w:rsidRPr="000D690D" w:rsidRDefault="000D690D" w:rsidP="000D690D"/>
    <w:p w14:paraId="227C7C45" w14:textId="77777777" w:rsidR="00774629" w:rsidRPr="00774629" w:rsidRDefault="00774629" w:rsidP="00774629">
      <w:pPr>
        <w:spacing w:before="100" w:after="100" w:line="276" w:lineRule="auto"/>
        <w:jc w:val="both"/>
        <w:rPr>
          <w:rStyle w:val="None"/>
          <w:rFonts w:ascii="Times New Roman" w:eastAsia="Times New Roman" w:hAnsi="Times New Roman" w:cs="Times New Roman"/>
          <w:color w:val="FF0000"/>
        </w:rPr>
      </w:pPr>
    </w:p>
    <w:p w14:paraId="1CB82621" w14:textId="77777777" w:rsidR="00774629" w:rsidRDefault="00774629" w:rsidP="00562127">
      <w:pPr>
        <w:pStyle w:val="StandardWeb"/>
        <w:spacing w:line="276" w:lineRule="auto"/>
        <w:jc w:val="both"/>
        <w:rPr>
          <w:rStyle w:val="None"/>
        </w:rPr>
      </w:pPr>
    </w:p>
    <w:p w14:paraId="5F9B8944" w14:textId="77777777" w:rsidR="00562127" w:rsidRPr="00562127" w:rsidRDefault="00562127" w:rsidP="00562127">
      <w:pPr>
        <w:pStyle w:val="StandardWeb"/>
        <w:spacing w:line="276" w:lineRule="auto"/>
        <w:jc w:val="both"/>
      </w:pPr>
    </w:p>
    <w:p w14:paraId="6CEDE844" w14:textId="77777777" w:rsidR="00145581" w:rsidRPr="00562127" w:rsidRDefault="00145581" w:rsidP="00562127">
      <w:pPr>
        <w:pStyle w:val="StandardWeb"/>
        <w:spacing w:line="276" w:lineRule="auto"/>
        <w:jc w:val="both"/>
      </w:pPr>
    </w:p>
    <w:p w14:paraId="7DF46E7D" w14:textId="77777777" w:rsidR="00364612" w:rsidRPr="00562127" w:rsidRDefault="00364612" w:rsidP="00562127">
      <w:pPr>
        <w:pStyle w:val="StandardWeb"/>
        <w:spacing w:line="276" w:lineRule="auto"/>
      </w:pPr>
    </w:p>
    <w:p w14:paraId="253F9FEE" w14:textId="77777777" w:rsidR="005C7BE4" w:rsidRPr="00562127" w:rsidRDefault="005C7BE4" w:rsidP="00562127">
      <w:pPr>
        <w:pStyle w:val="StandardWeb"/>
        <w:spacing w:line="276" w:lineRule="auto"/>
      </w:pPr>
    </w:p>
    <w:p w14:paraId="14E7444E" w14:textId="77777777" w:rsidR="005C7BE4" w:rsidRPr="00562127" w:rsidRDefault="005C7BE4" w:rsidP="00562127">
      <w:pPr>
        <w:pStyle w:val="StandardWeb"/>
        <w:spacing w:line="276" w:lineRule="auto"/>
        <w:jc w:val="both"/>
        <w:rPr>
          <w:rStyle w:val="None"/>
        </w:rPr>
      </w:pPr>
    </w:p>
    <w:p w14:paraId="07342BD2" w14:textId="77777777" w:rsidR="005C7BE4" w:rsidRPr="00562127" w:rsidRDefault="005C7BE4" w:rsidP="00562127">
      <w:pPr>
        <w:pStyle w:val="StandardWeb"/>
        <w:spacing w:line="276" w:lineRule="auto"/>
        <w:jc w:val="both"/>
      </w:pPr>
    </w:p>
    <w:p w14:paraId="7781D5B4" w14:textId="77777777" w:rsidR="002D165D" w:rsidRPr="00562127" w:rsidRDefault="002D165D" w:rsidP="00562127">
      <w:pPr>
        <w:pStyle w:val="StandardWeb"/>
        <w:spacing w:line="276" w:lineRule="auto"/>
        <w:jc w:val="both"/>
        <w:rPr>
          <w:color w:val="0070C0"/>
        </w:rPr>
      </w:pPr>
    </w:p>
    <w:p w14:paraId="4AF03FFE" w14:textId="77777777" w:rsidR="0033003C" w:rsidRPr="00562127" w:rsidRDefault="0033003C" w:rsidP="00562127">
      <w:pPr>
        <w:pStyle w:val="StandardWeb"/>
        <w:spacing w:line="276" w:lineRule="auto"/>
        <w:jc w:val="both"/>
        <w:rPr>
          <w:color w:val="0070C0"/>
        </w:rPr>
      </w:pPr>
    </w:p>
    <w:p w14:paraId="7DD3D8CC" w14:textId="77777777" w:rsidR="0033003C" w:rsidRPr="00562127" w:rsidRDefault="0033003C" w:rsidP="00562127">
      <w:pPr>
        <w:pStyle w:val="StandardWeb"/>
        <w:spacing w:line="276" w:lineRule="auto"/>
        <w:jc w:val="both"/>
        <w:rPr>
          <w:color w:val="0070C0"/>
        </w:rPr>
      </w:pPr>
    </w:p>
    <w:p w14:paraId="43310F08" w14:textId="77777777" w:rsidR="0033003C" w:rsidRPr="00562127" w:rsidRDefault="0033003C" w:rsidP="00562127">
      <w:pPr>
        <w:pStyle w:val="StandardWeb"/>
        <w:spacing w:line="276" w:lineRule="auto"/>
        <w:rPr>
          <w:color w:val="0070C0"/>
        </w:rPr>
      </w:pPr>
    </w:p>
    <w:p w14:paraId="4C1A8896" w14:textId="77777777" w:rsidR="0033003C" w:rsidRPr="00562127" w:rsidRDefault="0033003C" w:rsidP="00562127">
      <w:pPr>
        <w:pStyle w:val="StandardWeb"/>
        <w:spacing w:line="276" w:lineRule="auto"/>
        <w:rPr>
          <w:color w:val="0070C0"/>
        </w:rPr>
      </w:pPr>
    </w:p>
    <w:p w14:paraId="30F6C4CD" w14:textId="77777777" w:rsidR="0033003C" w:rsidRPr="00562127" w:rsidRDefault="0033003C" w:rsidP="00562127">
      <w:pPr>
        <w:pStyle w:val="StandardWeb"/>
        <w:spacing w:line="276" w:lineRule="auto"/>
        <w:rPr>
          <w:color w:val="0070C0"/>
        </w:rPr>
      </w:pPr>
    </w:p>
    <w:p w14:paraId="05E8ABF1" w14:textId="77777777" w:rsidR="0033003C" w:rsidRPr="00562127" w:rsidRDefault="0033003C" w:rsidP="00562127">
      <w:pPr>
        <w:pStyle w:val="StandardWeb"/>
        <w:spacing w:line="276" w:lineRule="auto"/>
        <w:jc w:val="both"/>
        <w:rPr>
          <w:rStyle w:val="None"/>
          <w:b/>
          <w:bCs/>
        </w:rPr>
      </w:pPr>
    </w:p>
    <w:p w14:paraId="4A18EA42" w14:textId="77777777" w:rsidR="0033003C" w:rsidRPr="00562127" w:rsidRDefault="0033003C" w:rsidP="00562127">
      <w:pPr>
        <w:pStyle w:val="StandardWeb"/>
        <w:spacing w:line="276" w:lineRule="auto"/>
        <w:jc w:val="both"/>
        <w:rPr>
          <w:rStyle w:val="None"/>
          <w:b/>
          <w:bCs/>
        </w:rPr>
      </w:pPr>
    </w:p>
    <w:p w14:paraId="38DFB82C" w14:textId="77777777" w:rsidR="0033003C" w:rsidRPr="00562127" w:rsidRDefault="0033003C" w:rsidP="00562127">
      <w:pPr>
        <w:pStyle w:val="StandardWeb"/>
        <w:spacing w:line="276" w:lineRule="auto"/>
        <w:jc w:val="both"/>
        <w:rPr>
          <w:rStyle w:val="None"/>
          <w:b/>
          <w:bCs/>
        </w:rPr>
      </w:pPr>
    </w:p>
    <w:p w14:paraId="79A953C9" w14:textId="77777777" w:rsidR="00A86A33" w:rsidRPr="00562127" w:rsidRDefault="00A86A33" w:rsidP="00562127">
      <w:pPr>
        <w:pStyle w:val="StandardWeb"/>
        <w:spacing w:line="276" w:lineRule="auto"/>
        <w:jc w:val="both"/>
        <w:rPr>
          <w:rStyle w:val="None"/>
        </w:rPr>
      </w:pPr>
    </w:p>
    <w:p w14:paraId="7000441F" w14:textId="77777777" w:rsidR="00C41FEB" w:rsidRPr="00562127" w:rsidRDefault="00C41FEB" w:rsidP="00562127">
      <w:pPr>
        <w:pStyle w:val="StandardWeb"/>
        <w:spacing w:line="276" w:lineRule="auto"/>
        <w:jc w:val="both"/>
        <w:rPr>
          <w:rStyle w:val="None"/>
          <w:color w:val="FF0000"/>
        </w:rPr>
      </w:pPr>
    </w:p>
    <w:p w14:paraId="55424E13" w14:textId="77777777" w:rsidR="00E67E3F" w:rsidRPr="00562127" w:rsidRDefault="00E67E3F" w:rsidP="00562127">
      <w:pPr>
        <w:pStyle w:val="StandardWeb"/>
        <w:spacing w:line="276" w:lineRule="auto"/>
        <w:jc w:val="both"/>
        <w:rPr>
          <w:rStyle w:val="None"/>
          <w:color w:val="FF0000"/>
        </w:rPr>
      </w:pPr>
    </w:p>
    <w:p w14:paraId="6BBA0FA2" w14:textId="77777777" w:rsidR="00BB17A0" w:rsidRPr="00562127" w:rsidRDefault="00BB17A0" w:rsidP="00562127">
      <w:pPr>
        <w:pStyle w:val="StandardWeb"/>
        <w:spacing w:line="276" w:lineRule="auto"/>
        <w:jc w:val="both"/>
        <w:rPr>
          <w:rStyle w:val="None"/>
          <w:color w:val="FF0000"/>
        </w:rPr>
      </w:pPr>
    </w:p>
    <w:p w14:paraId="5BF6A6CC" w14:textId="77777777" w:rsidR="00E67E3F" w:rsidRPr="00562127" w:rsidRDefault="00E67E3F" w:rsidP="00562127">
      <w:pPr>
        <w:pStyle w:val="StandardWeb"/>
        <w:spacing w:line="276" w:lineRule="auto"/>
        <w:jc w:val="both"/>
        <w:rPr>
          <w:rStyle w:val="None"/>
          <w:color w:val="FF0000"/>
        </w:rPr>
      </w:pPr>
    </w:p>
    <w:p w14:paraId="2069BDFF" w14:textId="77777777" w:rsidR="009467BC" w:rsidRPr="00562127" w:rsidRDefault="009467BC" w:rsidP="00562127">
      <w:pPr>
        <w:pStyle w:val="StandardWeb"/>
        <w:spacing w:line="276" w:lineRule="auto"/>
        <w:jc w:val="both"/>
      </w:pPr>
    </w:p>
    <w:p w14:paraId="13AAA9F8" w14:textId="77777777" w:rsidR="009467BC" w:rsidRPr="00562127" w:rsidRDefault="009467BC" w:rsidP="00562127">
      <w:pPr>
        <w:pStyle w:val="StandardWeb"/>
        <w:spacing w:line="276" w:lineRule="auto"/>
        <w:jc w:val="both"/>
      </w:pPr>
    </w:p>
    <w:p w14:paraId="154749C4" w14:textId="77777777" w:rsidR="000048EC" w:rsidRPr="00562127" w:rsidRDefault="000048EC" w:rsidP="00562127">
      <w:pPr>
        <w:pStyle w:val="StandardWeb"/>
        <w:spacing w:line="276" w:lineRule="auto"/>
        <w:jc w:val="both"/>
      </w:pPr>
    </w:p>
    <w:p w14:paraId="6AE5A04B" w14:textId="77777777" w:rsidR="007D66BA" w:rsidRPr="00562127" w:rsidRDefault="007D66BA" w:rsidP="00562127">
      <w:pPr>
        <w:pStyle w:val="StandardWeb"/>
        <w:spacing w:line="276" w:lineRule="auto"/>
        <w:jc w:val="both"/>
        <w:rPr>
          <w:color w:val="00B050"/>
        </w:rPr>
      </w:pPr>
    </w:p>
    <w:p w14:paraId="06435104" w14:textId="77777777" w:rsidR="00DE5108" w:rsidRPr="00562127" w:rsidRDefault="00DE5108" w:rsidP="00562127">
      <w:pPr>
        <w:spacing w:before="100" w:beforeAutospacing="1" w:after="100" w:afterAutospacing="1" w:line="276" w:lineRule="auto"/>
        <w:jc w:val="both"/>
        <w:rPr>
          <w:rFonts w:ascii="Times New Roman" w:hAnsi="Times New Roman" w:cs="Times New Roman"/>
        </w:rPr>
      </w:pPr>
    </w:p>
    <w:p w14:paraId="5F87ABFE" w14:textId="77777777" w:rsidR="00DE5108" w:rsidRPr="00562127" w:rsidRDefault="00DE5108" w:rsidP="00562127">
      <w:pPr>
        <w:spacing w:before="100" w:beforeAutospacing="1" w:after="100" w:afterAutospacing="1" w:line="276" w:lineRule="auto"/>
        <w:jc w:val="both"/>
        <w:rPr>
          <w:rFonts w:ascii="Times New Roman" w:hAnsi="Times New Roman" w:cs="Times New Roman"/>
        </w:rPr>
      </w:pPr>
    </w:p>
    <w:p w14:paraId="72DE092F" w14:textId="77777777" w:rsidR="00DE5108" w:rsidRPr="00562127" w:rsidRDefault="00DE5108" w:rsidP="00562127">
      <w:pPr>
        <w:spacing w:before="100" w:beforeAutospacing="1" w:after="100" w:afterAutospacing="1" w:line="276" w:lineRule="auto"/>
        <w:jc w:val="both"/>
        <w:rPr>
          <w:rFonts w:ascii="Times New Roman" w:eastAsia="Times New Roman" w:hAnsi="Times New Roman" w:cs="Times New Roman"/>
          <w:kern w:val="0"/>
          <w:lang w:eastAsia="de-DE"/>
          <w14:ligatures w14:val="none"/>
        </w:rPr>
      </w:pPr>
    </w:p>
    <w:p w14:paraId="4B134F14" w14:textId="77777777" w:rsidR="00FA2E77" w:rsidRPr="00562127" w:rsidRDefault="00FA2E77" w:rsidP="00562127">
      <w:pPr>
        <w:spacing w:line="276" w:lineRule="auto"/>
        <w:jc w:val="both"/>
        <w:rPr>
          <w:rFonts w:ascii="Times New Roman" w:hAnsi="Times New Roman" w:cs="Times New Roman"/>
        </w:rPr>
      </w:pPr>
    </w:p>
    <w:sectPr w:rsidR="00FA2E77" w:rsidRPr="00562127">
      <w:footerReference w:type="even" r:id="rId11"/>
      <w:footerReference w:type="default" r:id="rId1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1" w:author="Benedikt Zönnchen" w:date="2025-10-28T13:59:00Z" w:initials="BZ">
    <w:p w14:paraId="0908EBBC" w14:textId="77777777" w:rsidR="00431EE5" w:rsidRDefault="00CB6882" w:rsidP="00431EE5">
      <w:r>
        <w:rPr>
          <w:rStyle w:val="Kommentarzeichen"/>
        </w:rPr>
        <w:annotationRef/>
      </w:r>
      <w:r w:rsidR="00431EE5">
        <w:rPr>
          <w:sz w:val="20"/>
          <w:szCs w:val="20"/>
        </w:rPr>
        <w:t>Würde den Begriff "Handlungsfähigkeit" (Agency) ergänzen. Autonomie = Selbstbestimmtheit, dann hat man die beiden Agency &amp; Autonomy bei den es um Kontrolle geht (Kontrolle über die eigenen Regeln die man sich setzt (Autonomy) und Kontrolle über die eigene Umwelt zu beeinflussen (Agency)</w:t>
      </w:r>
    </w:p>
  </w:comment>
  <w:comment w:id="34" w:author="Benedikt Zönnchen" w:date="2025-10-28T19:48:00Z" w:initials="BZ">
    <w:p w14:paraId="5751B329" w14:textId="77777777" w:rsidR="007E218B" w:rsidRDefault="007E218B" w:rsidP="007E218B">
      <w:r>
        <w:rPr>
          <w:rStyle w:val="Kommentarzeichen"/>
        </w:rPr>
        <w:annotationRef/>
      </w:r>
      <w:r>
        <w:rPr>
          <w:sz w:val="20"/>
          <w:szCs w:val="20"/>
        </w:rPr>
        <w:t>vllt fragwürdig</w:t>
      </w:r>
    </w:p>
  </w:comment>
  <w:comment w:id="36" w:author="Benedikt Zönnchen" w:date="2025-10-28T14:16:00Z" w:initials="BZ">
    <w:p w14:paraId="4767F04D" w14:textId="77777777" w:rsidR="007E218B" w:rsidRDefault="00A57998" w:rsidP="007E218B">
      <w:r>
        <w:rPr>
          <w:rStyle w:val="Kommentarzeichen"/>
        </w:rPr>
        <w:annotationRef/>
      </w:r>
      <w:r w:rsidR="007E218B">
        <w:rPr>
          <w:sz w:val="20"/>
          <w:szCs w:val="20"/>
        </w:rPr>
        <w:t>Räume der Verlangsamung?</w:t>
      </w:r>
    </w:p>
    <w:p w14:paraId="040D97DF" w14:textId="77777777" w:rsidR="007E218B" w:rsidRDefault="007E218B" w:rsidP="007E218B">
      <w:r>
        <w:rPr>
          <w:sz w:val="20"/>
          <w:szCs w:val="20"/>
        </w:rPr>
        <w:t>Ich denke es kommt hier schon auch raus, wenn man es oben nennt, das sich das auch auf  Slop AI &amp; Co bezieht?</w:t>
      </w:r>
    </w:p>
  </w:comment>
  <w:comment w:id="40" w:author="Benedikt Zönnchen" w:date="2025-10-28T14:19:00Z" w:initials="BZ">
    <w:p w14:paraId="30F7D3CD" w14:textId="6EDE8039" w:rsidR="00F64B4E" w:rsidRDefault="00F64B4E" w:rsidP="00F64B4E">
      <w:r>
        <w:rPr>
          <w:rStyle w:val="Kommentarzeichen"/>
        </w:rPr>
        <w:annotationRef/>
      </w:r>
      <w:r>
        <w:rPr>
          <w:sz w:val="20"/>
          <w:szCs w:val="20"/>
        </w:rPr>
        <w:t>Ist es nur der Einsatz?</w:t>
      </w:r>
    </w:p>
  </w:comment>
  <w:comment w:id="42" w:author="Benedikt Zönnchen" w:date="2025-10-28T20:03:00Z" w:initials="BZ">
    <w:p w14:paraId="7E82EF36" w14:textId="77777777" w:rsidR="00CA449B" w:rsidRDefault="00CA449B" w:rsidP="00CA449B">
      <w:r>
        <w:rPr>
          <w:rStyle w:val="Kommentarzeichen"/>
        </w:rPr>
        <w:annotationRef/>
      </w:r>
      <w:r>
        <w:rPr>
          <w:sz w:val="20"/>
          <w:szCs w:val="20"/>
        </w:rPr>
        <w:t>Oder willst du lieber "KI nutzen" beibehalten um den Fokus enger zu haben?</w:t>
      </w:r>
    </w:p>
  </w:comment>
  <w:comment w:id="44" w:author="Benedikt Zönnchen" w:date="2025-10-28T14:20:00Z" w:initials="BZ">
    <w:p w14:paraId="554C4452" w14:textId="77777777" w:rsidR="008105B6" w:rsidRDefault="00F64B4E" w:rsidP="008105B6">
      <w:r>
        <w:rPr>
          <w:rStyle w:val="Kommentarzeichen"/>
        </w:rPr>
        <w:annotationRef/>
      </w:r>
      <w:r w:rsidR="008105B6">
        <w:rPr>
          <w:sz w:val="20"/>
          <w:szCs w:val="20"/>
        </w:rPr>
        <w:t>Wir schreiben ja von Reflexion und "das Gute" was die Kunst leisten kann aber sie kann eben genauso gut auch als "Gift" dienen. Vielleicht macht es Sinn diese Formulierung vom "Heilmittel und Gift" (siehe Bernard Stieglers Pharmakon: Kunst heilt wenn sie hilft, unsere Aufmerksamkeit, unsere Sensibilität und unsere Fähigkeit zu denken wiederherstellt, sie dient der kollektiven Individuation und sie schadet wenn Aufmerksamkeit lenkt (Nudging) und Aufmerksamkeit selbst zu einer Ware geworden ist, wenn sie nur noch dazu da ist Aufmerksamkeit zu fesseln anstatt zu bilden) zu verwenden?</w:t>
      </w:r>
    </w:p>
  </w:comment>
  <w:comment w:id="47" w:author="Benedikt Zönnchen" w:date="2025-10-28T20:13:00Z" w:initials="BZ">
    <w:p w14:paraId="7AE06599" w14:textId="77777777" w:rsidR="00565C16" w:rsidRDefault="00565C16" w:rsidP="00565C16">
      <w:r>
        <w:rPr>
          <w:rStyle w:val="Kommentarzeichen"/>
        </w:rPr>
        <w:annotationRef/>
      </w:r>
      <w:r>
        <w:rPr>
          <w:sz w:val="20"/>
          <w:szCs w:val="20"/>
        </w:rPr>
        <w:t>find ich sehr gut</w:t>
      </w:r>
    </w:p>
  </w:comment>
  <w:comment w:id="48" w:author="Benedikt Zönnchen" w:date="2025-10-28T20:17:00Z" w:initials="BZ">
    <w:p w14:paraId="15E6D17E" w14:textId="77777777" w:rsidR="00565C16" w:rsidRDefault="00565C16" w:rsidP="00565C16">
      <w:r>
        <w:rPr>
          <w:rStyle w:val="Kommentarzeichen"/>
        </w:rPr>
        <w:annotationRef/>
      </w:r>
      <w:r>
        <w:rPr>
          <w:sz w:val="20"/>
          <w:szCs w:val="20"/>
        </w:rPr>
        <w:t>Hier hast du alle 3 oben waren es nur 2</w:t>
      </w:r>
    </w:p>
  </w:comment>
  <w:comment w:id="53" w:author="Benedikt Zönnchen" w:date="2025-10-28T20:27:00Z" w:initials="BZ">
    <w:p w14:paraId="4896EFEA" w14:textId="77777777" w:rsidR="00771134" w:rsidRDefault="00771134" w:rsidP="00771134">
      <w:r>
        <w:rPr>
          <w:rStyle w:val="Kommentarzeichen"/>
        </w:rPr>
        <w:annotationRef/>
      </w:r>
      <w:r>
        <w:rPr>
          <w:sz w:val="20"/>
          <w:szCs w:val="20"/>
        </w:rPr>
        <w:t>Es geht ja nicht nur um die "top" Künstler:innen oder?</w:t>
      </w:r>
    </w:p>
  </w:comment>
  <w:comment w:id="67" w:author="Benedikt Zönnchen" w:date="2025-10-28T20:38:00Z" w:initials="BZ">
    <w:p w14:paraId="666811C6" w14:textId="77777777" w:rsidR="00D0057F" w:rsidRDefault="00D0057F" w:rsidP="00D0057F">
      <w:r>
        <w:rPr>
          <w:rStyle w:val="Kommentarzeichen"/>
        </w:rPr>
        <w:annotationRef/>
      </w:r>
      <w:r>
        <w:rPr>
          <w:sz w:val="20"/>
          <w:szCs w:val="20"/>
        </w:rPr>
        <w:t>Erlaubt uns das auch hier den Einsatz von z.B. Topic Modelling durch LLM-Unterstützung?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08EBBC" w15:done="0"/>
  <w15:commentEx w15:paraId="5751B329" w15:done="0"/>
  <w15:commentEx w15:paraId="040D97DF" w15:done="0"/>
  <w15:commentEx w15:paraId="30F7D3CD" w15:done="0"/>
  <w15:commentEx w15:paraId="7E82EF36" w15:done="0"/>
  <w15:commentEx w15:paraId="554C4452" w15:done="0"/>
  <w15:commentEx w15:paraId="7AE06599" w15:done="0"/>
  <w15:commentEx w15:paraId="15E6D17E" w15:done="0"/>
  <w15:commentEx w15:paraId="4896EFEA" w15:done="0"/>
  <w15:commentEx w15:paraId="666811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50DDB8" w16cex:dateUtc="2025-10-28T12:59:00Z"/>
  <w16cex:commentExtensible w16cex:durableId="117B0E39" w16cex:dateUtc="2025-10-28T18:48:00Z"/>
  <w16cex:commentExtensible w16cex:durableId="293DC7A6" w16cex:dateUtc="2025-10-28T13:16:00Z"/>
  <w16cex:commentExtensible w16cex:durableId="0D44F2D0" w16cex:dateUtc="2025-10-28T13:19:00Z"/>
  <w16cex:commentExtensible w16cex:durableId="024374A5" w16cex:dateUtc="2025-10-28T19:03:00Z"/>
  <w16cex:commentExtensible w16cex:durableId="4148593E" w16cex:dateUtc="2025-10-28T13:20:00Z"/>
  <w16cex:commentExtensible w16cex:durableId="51E922B0" w16cex:dateUtc="2025-10-28T19:13:00Z"/>
  <w16cex:commentExtensible w16cex:durableId="7E5B2CC8" w16cex:dateUtc="2025-10-28T19:17:00Z"/>
  <w16cex:commentExtensible w16cex:durableId="17BFD49E" w16cex:dateUtc="2025-10-28T19:27:00Z"/>
  <w16cex:commentExtensible w16cex:durableId="25BE6E4E" w16cex:dateUtc="2025-10-28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08EBBC" w16cid:durableId="5950DDB8"/>
  <w16cid:commentId w16cid:paraId="5751B329" w16cid:durableId="117B0E39"/>
  <w16cid:commentId w16cid:paraId="040D97DF" w16cid:durableId="293DC7A6"/>
  <w16cid:commentId w16cid:paraId="30F7D3CD" w16cid:durableId="0D44F2D0"/>
  <w16cid:commentId w16cid:paraId="7E82EF36" w16cid:durableId="024374A5"/>
  <w16cid:commentId w16cid:paraId="554C4452" w16cid:durableId="4148593E"/>
  <w16cid:commentId w16cid:paraId="7AE06599" w16cid:durableId="51E922B0"/>
  <w16cid:commentId w16cid:paraId="15E6D17E" w16cid:durableId="7E5B2CC8"/>
  <w16cid:commentId w16cid:paraId="4896EFEA" w16cid:durableId="17BFD49E"/>
  <w16cid:commentId w16cid:paraId="666811C6" w16cid:durableId="25BE6E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024DA" w14:textId="77777777" w:rsidR="008D74C0" w:rsidRDefault="008D74C0" w:rsidP="00A86A33">
      <w:r>
        <w:separator/>
      </w:r>
    </w:p>
  </w:endnote>
  <w:endnote w:type="continuationSeparator" w:id="0">
    <w:p w14:paraId="59A5D07E" w14:textId="77777777" w:rsidR="008D74C0" w:rsidRDefault="008D74C0" w:rsidP="00A86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271292142"/>
      <w:docPartObj>
        <w:docPartGallery w:val="Page Numbers (Bottom of Page)"/>
        <w:docPartUnique/>
      </w:docPartObj>
    </w:sdtPr>
    <w:sdtContent>
      <w:p w14:paraId="15CD80A9" w14:textId="77777777" w:rsidR="00A86A33" w:rsidRDefault="00A86A33" w:rsidP="0052782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07CD9E7A" w14:textId="77777777" w:rsidR="00A86A33" w:rsidRDefault="00A86A33" w:rsidP="00A86A33">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802214388"/>
      <w:docPartObj>
        <w:docPartGallery w:val="Page Numbers (Bottom of Page)"/>
        <w:docPartUnique/>
      </w:docPartObj>
    </w:sdtPr>
    <w:sdtContent>
      <w:p w14:paraId="5ECB6085" w14:textId="77777777" w:rsidR="00A86A33" w:rsidRDefault="00A86A33" w:rsidP="00527824">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B42C5D4" w14:textId="77777777" w:rsidR="00A86A33" w:rsidRDefault="00A86A33" w:rsidP="00A86A33">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83301" w14:textId="77777777" w:rsidR="008D74C0" w:rsidRDefault="008D74C0" w:rsidP="00A86A33">
      <w:r>
        <w:separator/>
      </w:r>
    </w:p>
  </w:footnote>
  <w:footnote w:type="continuationSeparator" w:id="0">
    <w:p w14:paraId="31A938A2" w14:textId="77777777" w:rsidR="008D74C0" w:rsidRDefault="008D74C0" w:rsidP="00A86A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61C08"/>
    <w:multiLevelType w:val="hybridMultilevel"/>
    <w:tmpl w:val="3944630A"/>
    <w:styleLink w:val="Bullets"/>
    <w:lvl w:ilvl="0" w:tplc="F78656B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641272DC">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C09A506E">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0BB2222E">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80EE9130">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4E1852B6">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A0345800">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835AB05E">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755E0F42">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16A6009C"/>
    <w:multiLevelType w:val="hybridMultilevel"/>
    <w:tmpl w:val="3944630A"/>
    <w:numStyleLink w:val="Bullets"/>
  </w:abstractNum>
  <w:abstractNum w:abstractNumId="2" w15:restartNumberingAfterBreak="0">
    <w:nsid w:val="1B5F36AE"/>
    <w:multiLevelType w:val="hybridMultilevel"/>
    <w:tmpl w:val="D568A2C2"/>
    <w:styleLink w:val="ImportedStyle2"/>
    <w:lvl w:ilvl="0" w:tplc="54CCA5A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98EF240">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3F12015E">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AC34F9C4">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90EAF7A2">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AE487202">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10C83000">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C0ECA53A">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29DEB49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9AE3B83"/>
    <w:multiLevelType w:val="hybridMultilevel"/>
    <w:tmpl w:val="5BF07BDA"/>
    <w:numStyleLink w:val="ImportedStyle1"/>
  </w:abstractNum>
  <w:abstractNum w:abstractNumId="4" w15:restartNumberingAfterBreak="0">
    <w:nsid w:val="42660456"/>
    <w:multiLevelType w:val="hybridMultilevel"/>
    <w:tmpl w:val="3ABEF274"/>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55986E21"/>
    <w:multiLevelType w:val="hybridMultilevel"/>
    <w:tmpl w:val="C70CC642"/>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626B0081"/>
    <w:multiLevelType w:val="multilevel"/>
    <w:tmpl w:val="F314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3D7211"/>
    <w:multiLevelType w:val="multilevel"/>
    <w:tmpl w:val="A9A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675777"/>
    <w:multiLevelType w:val="hybridMultilevel"/>
    <w:tmpl w:val="D568A2C2"/>
    <w:numStyleLink w:val="ImportedStyle2"/>
  </w:abstractNum>
  <w:abstractNum w:abstractNumId="9" w15:restartNumberingAfterBreak="0">
    <w:nsid w:val="6F305C37"/>
    <w:multiLevelType w:val="multilevel"/>
    <w:tmpl w:val="0D7E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3265E"/>
    <w:multiLevelType w:val="hybridMultilevel"/>
    <w:tmpl w:val="5BF07BDA"/>
    <w:styleLink w:val="ImportedStyle1"/>
    <w:lvl w:ilvl="0" w:tplc="D0D0452C">
      <w:start w:val="1"/>
      <w:numFmt w:val="decimal"/>
      <w:lvlText w:val="%1."/>
      <w:lvlJc w:val="left"/>
      <w:pPr>
        <w:ind w:left="771" w:hanging="411"/>
      </w:pPr>
      <w:rPr>
        <w:rFonts w:hAnsi="Arial Unicode MS"/>
        <w:b/>
        <w:bCs/>
        <w:caps w:val="0"/>
        <w:smallCaps w:val="0"/>
        <w:strike w:val="0"/>
        <w:dstrike w:val="0"/>
        <w:outline w:val="0"/>
        <w:emboss w:val="0"/>
        <w:imprint w:val="0"/>
        <w:spacing w:val="0"/>
        <w:w w:val="100"/>
        <w:kern w:val="0"/>
        <w:position w:val="0"/>
        <w:highlight w:val="none"/>
        <w:vertAlign w:val="baseline"/>
      </w:rPr>
    </w:lvl>
    <w:lvl w:ilvl="1" w:tplc="3C4A50C6">
      <w:start w:val="1"/>
      <w:numFmt w:val="lowerLetter"/>
      <w:lvlText w:val="%2."/>
      <w:lvlJc w:val="left"/>
      <w:pPr>
        <w:ind w:left="1491" w:hanging="411"/>
      </w:pPr>
      <w:rPr>
        <w:rFonts w:hAnsi="Arial Unicode MS"/>
        <w:b/>
        <w:bCs/>
        <w:caps w:val="0"/>
        <w:smallCaps w:val="0"/>
        <w:strike w:val="0"/>
        <w:dstrike w:val="0"/>
        <w:outline w:val="0"/>
        <w:emboss w:val="0"/>
        <w:imprint w:val="0"/>
        <w:spacing w:val="0"/>
        <w:w w:val="100"/>
        <w:kern w:val="0"/>
        <w:position w:val="0"/>
        <w:sz w:val="32"/>
        <w:szCs w:val="32"/>
        <w:highlight w:val="none"/>
        <w:vertAlign w:val="baseline"/>
      </w:rPr>
    </w:lvl>
    <w:lvl w:ilvl="2" w:tplc="2A50CC8E">
      <w:start w:val="1"/>
      <w:numFmt w:val="lowerRoman"/>
      <w:lvlText w:val="%3."/>
      <w:lvlJc w:val="left"/>
      <w:pPr>
        <w:ind w:left="2209" w:hanging="389"/>
      </w:pPr>
      <w:rPr>
        <w:rFonts w:hAnsi="Arial Unicode MS"/>
        <w:b/>
        <w:bCs/>
        <w:caps w:val="0"/>
        <w:smallCaps w:val="0"/>
        <w:strike w:val="0"/>
        <w:dstrike w:val="0"/>
        <w:outline w:val="0"/>
        <w:emboss w:val="0"/>
        <w:imprint w:val="0"/>
        <w:spacing w:val="0"/>
        <w:w w:val="100"/>
        <w:kern w:val="0"/>
        <w:position w:val="0"/>
        <w:sz w:val="32"/>
        <w:szCs w:val="32"/>
        <w:highlight w:val="none"/>
        <w:vertAlign w:val="baseline"/>
      </w:rPr>
    </w:lvl>
    <w:lvl w:ilvl="3" w:tplc="D91A4338">
      <w:start w:val="1"/>
      <w:numFmt w:val="decimal"/>
      <w:lvlText w:val="%4."/>
      <w:lvlJc w:val="left"/>
      <w:pPr>
        <w:ind w:left="2931" w:hanging="411"/>
      </w:pPr>
      <w:rPr>
        <w:rFonts w:hAnsi="Arial Unicode MS"/>
        <w:b/>
        <w:bCs/>
        <w:caps w:val="0"/>
        <w:smallCaps w:val="0"/>
        <w:strike w:val="0"/>
        <w:dstrike w:val="0"/>
        <w:outline w:val="0"/>
        <w:emboss w:val="0"/>
        <w:imprint w:val="0"/>
        <w:spacing w:val="0"/>
        <w:w w:val="100"/>
        <w:kern w:val="0"/>
        <w:position w:val="0"/>
        <w:sz w:val="32"/>
        <w:szCs w:val="32"/>
        <w:highlight w:val="none"/>
        <w:vertAlign w:val="baseline"/>
      </w:rPr>
    </w:lvl>
    <w:lvl w:ilvl="4" w:tplc="3296F0D6">
      <w:start w:val="1"/>
      <w:numFmt w:val="lowerLetter"/>
      <w:lvlText w:val="%5."/>
      <w:lvlJc w:val="left"/>
      <w:pPr>
        <w:ind w:left="3651" w:hanging="411"/>
      </w:pPr>
      <w:rPr>
        <w:rFonts w:hAnsi="Arial Unicode MS"/>
        <w:b/>
        <w:bCs/>
        <w:caps w:val="0"/>
        <w:smallCaps w:val="0"/>
        <w:strike w:val="0"/>
        <w:dstrike w:val="0"/>
        <w:outline w:val="0"/>
        <w:emboss w:val="0"/>
        <w:imprint w:val="0"/>
        <w:spacing w:val="0"/>
        <w:w w:val="100"/>
        <w:kern w:val="0"/>
        <w:position w:val="0"/>
        <w:sz w:val="32"/>
        <w:szCs w:val="32"/>
        <w:highlight w:val="none"/>
        <w:vertAlign w:val="baseline"/>
      </w:rPr>
    </w:lvl>
    <w:lvl w:ilvl="5" w:tplc="EBF24996">
      <w:start w:val="1"/>
      <w:numFmt w:val="lowerRoman"/>
      <w:lvlText w:val="%6."/>
      <w:lvlJc w:val="left"/>
      <w:pPr>
        <w:ind w:left="4369" w:hanging="389"/>
      </w:pPr>
      <w:rPr>
        <w:rFonts w:hAnsi="Arial Unicode MS"/>
        <w:b/>
        <w:bCs/>
        <w:caps w:val="0"/>
        <w:smallCaps w:val="0"/>
        <w:strike w:val="0"/>
        <w:dstrike w:val="0"/>
        <w:outline w:val="0"/>
        <w:emboss w:val="0"/>
        <w:imprint w:val="0"/>
        <w:spacing w:val="0"/>
        <w:w w:val="100"/>
        <w:kern w:val="0"/>
        <w:position w:val="0"/>
        <w:sz w:val="32"/>
        <w:szCs w:val="32"/>
        <w:highlight w:val="none"/>
        <w:vertAlign w:val="baseline"/>
      </w:rPr>
    </w:lvl>
    <w:lvl w:ilvl="6" w:tplc="60E47C32">
      <w:start w:val="1"/>
      <w:numFmt w:val="decimal"/>
      <w:lvlText w:val="%7."/>
      <w:lvlJc w:val="left"/>
      <w:pPr>
        <w:ind w:left="5091" w:hanging="411"/>
      </w:pPr>
      <w:rPr>
        <w:rFonts w:hAnsi="Arial Unicode MS"/>
        <w:b/>
        <w:bCs/>
        <w:caps w:val="0"/>
        <w:smallCaps w:val="0"/>
        <w:strike w:val="0"/>
        <w:dstrike w:val="0"/>
        <w:outline w:val="0"/>
        <w:emboss w:val="0"/>
        <w:imprint w:val="0"/>
        <w:spacing w:val="0"/>
        <w:w w:val="100"/>
        <w:kern w:val="0"/>
        <w:position w:val="0"/>
        <w:sz w:val="32"/>
        <w:szCs w:val="32"/>
        <w:highlight w:val="none"/>
        <w:vertAlign w:val="baseline"/>
      </w:rPr>
    </w:lvl>
    <w:lvl w:ilvl="7" w:tplc="25082C22">
      <w:start w:val="1"/>
      <w:numFmt w:val="lowerLetter"/>
      <w:lvlText w:val="%8."/>
      <w:lvlJc w:val="left"/>
      <w:pPr>
        <w:ind w:left="5811" w:hanging="411"/>
      </w:pPr>
      <w:rPr>
        <w:rFonts w:hAnsi="Arial Unicode MS"/>
        <w:b/>
        <w:bCs/>
        <w:caps w:val="0"/>
        <w:smallCaps w:val="0"/>
        <w:strike w:val="0"/>
        <w:dstrike w:val="0"/>
        <w:outline w:val="0"/>
        <w:emboss w:val="0"/>
        <w:imprint w:val="0"/>
        <w:spacing w:val="0"/>
        <w:w w:val="100"/>
        <w:kern w:val="0"/>
        <w:position w:val="0"/>
        <w:sz w:val="32"/>
        <w:szCs w:val="32"/>
        <w:highlight w:val="none"/>
        <w:vertAlign w:val="baseline"/>
      </w:rPr>
    </w:lvl>
    <w:lvl w:ilvl="8" w:tplc="A0F8C39C">
      <w:start w:val="1"/>
      <w:numFmt w:val="lowerRoman"/>
      <w:lvlText w:val="%9."/>
      <w:lvlJc w:val="left"/>
      <w:pPr>
        <w:ind w:left="6529" w:hanging="389"/>
      </w:pPr>
      <w:rPr>
        <w:rFonts w:hAnsi="Arial Unicode MS"/>
        <w:b/>
        <w:bCs/>
        <w:caps w:val="0"/>
        <w:smallCaps w:val="0"/>
        <w:strike w:val="0"/>
        <w:dstrike w:val="0"/>
        <w:outline w:val="0"/>
        <w:emboss w:val="0"/>
        <w:imprint w:val="0"/>
        <w:spacing w:val="0"/>
        <w:w w:val="100"/>
        <w:kern w:val="0"/>
        <w:position w:val="0"/>
        <w:sz w:val="32"/>
        <w:szCs w:val="32"/>
        <w:highlight w:val="none"/>
        <w:vertAlign w:val="baseline"/>
      </w:rPr>
    </w:lvl>
  </w:abstractNum>
  <w:abstractNum w:abstractNumId="11" w15:restartNumberingAfterBreak="0">
    <w:nsid w:val="7DD17D89"/>
    <w:multiLevelType w:val="multilevel"/>
    <w:tmpl w:val="64BA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387355">
    <w:abstractNumId w:val="5"/>
  </w:num>
  <w:num w:numId="2" w16cid:durableId="1186359039">
    <w:abstractNumId w:val="0"/>
  </w:num>
  <w:num w:numId="3" w16cid:durableId="1644773266">
    <w:abstractNumId w:val="1"/>
  </w:num>
  <w:num w:numId="4" w16cid:durableId="1007244909">
    <w:abstractNumId w:val="2"/>
  </w:num>
  <w:num w:numId="5" w16cid:durableId="1534272480">
    <w:abstractNumId w:val="8"/>
  </w:num>
  <w:num w:numId="6" w16cid:durableId="900946731">
    <w:abstractNumId w:val="1"/>
    <w:lvlOverride w:ilvl="0">
      <w:lvl w:ilvl="0" w:tplc="F24CCED8">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CAAE05C0">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D7209A26">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088417EE">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4B1E4AFA">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D7C4F0FE">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E7B46328">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73C60986">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D1181BC0">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16cid:durableId="1598058398">
    <w:abstractNumId w:val="10"/>
  </w:num>
  <w:num w:numId="8" w16cid:durableId="1304657750">
    <w:abstractNumId w:val="3"/>
    <w:lvlOverride w:ilvl="0">
      <w:startOverride w:val="4"/>
      <w:lvl w:ilvl="0" w:tplc="496897EC">
        <w:start w:val="4"/>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C46C1CAE">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9C02A66E">
        <w:start w:val="1"/>
        <w:numFmt w:val="lowerRoman"/>
        <w:lvlText w:val="%3."/>
        <w:lvlJc w:val="left"/>
        <w:pPr>
          <w:ind w:left="2160" w:hanging="3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485EABCA">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DFA8E902">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7AC450B2">
        <w:start w:val="1"/>
        <w:numFmt w:val="lowerRoman"/>
        <w:lvlText w:val="%6."/>
        <w:lvlJc w:val="left"/>
        <w:pPr>
          <w:ind w:left="4320" w:hanging="32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45507096">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A37C699C">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16F4D484">
        <w:start w:val="1"/>
        <w:numFmt w:val="lowerRoman"/>
        <w:lvlText w:val="%9."/>
        <w:lvlJc w:val="left"/>
        <w:pPr>
          <w:ind w:left="6480" w:hanging="320"/>
        </w:pPr>
        <w:rPr>
          <w:rFonts w:hAnsi="Arial Unicode MS"/>
          <w:b/>
          <w:bCs/>
          <w:caps w:val="0"/>
          <w:smallCaps w:val="0"/>
          <w:strike w:val="0"/>
          <w:dstrike w:val="0"/>
          <w:outline w:val="0"/>
          <w:emboss w:val="0"/>
          <w:imprint w:val="0"/>
          <w:spacing w:val="0"/>
          <w:w w:val="100"/>
          <w:kern w:val="0"/>
          <w:position w:val="0"/>
          <w:highlight w:val="none"/>
          <w:vertAlign w:val="baseline"/>
        </w:rPr>
      </w:lvl>
    </w:lvlOverride>
  </w:num>
  <w:num w:numId="9" w16cid:durableId="1389644300">
    <w:abstractNumId w:val="9"/>
  </w:num>
  <w:num w:numId="10" w16cid:durableId="368915011">
    <w:abstractNumId w:val="11"/>
  </w:num>
  <w:num w:numId="11" w16cid:durableId="1036004787">
    <w:abstractNumId w:val="7"/>
  </w:num>
  <w:num w:numId="12" w16cid:durableId="1630936878">
    <w:abstractNumId w:val="6"/>
  </w:num>
  <w:num w:numId="13" w16cid:durableId="782000944">
    <w:abstractNumId w:val="3"/>
  </w:num>
  <w:num w:numId="14" w16cid:durableId="28812355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edikt Zönnchen">
    <w15:presenceInfo w15:providerId="AD" w15:userId="S::zoennchen.benedikt@hm.edu::ded5f22f-89d1-4a8e-b5de-a7dece463f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B1B"/>
    <w:rsid w:val="000048EC"/>
    <w:rsid w:val="00016545"/>
    <w:rsid w:val="00023FD5"/>
    <w:rsid w:val="0003709B"/>
    <w:rsid w:val="000750A8"/>
    <w:rsid w:val="0009545C"/>
    <w:rsid w:val="000D690D"/>
    <w:rsid w:val="00102A05"/>
    <w:rsid w:val="00145581"/>
    <w:rsid w:val="001507BD"/>
    <w:rsid w:val="00167EA7"/>
    <w:rsid w:val="00185455"/>
    <w:rsid w:val="001A7E07"/>
    <w:rsid w:val="001C4AC1"/>
    <w:rsid w:val="00264EB0"/>
    <w:rsid w:val="002D165D"/>
    <w:rsid w:val="003165CD"/>
    <w:rsid w:val="0033003C"/>
    <w:rsid w:val="00364612"/>
    <w:rsid w:val="003860D3"/>
    <w:rsid w:val="003D4E6D"/>
    <w:rsid w:val="00424316"/>
    <w:rsid w:val="00424858"/>
    <w:rsid w:val="00431EE5"/>
    <w:rsid w:val="00466C88"/>
    <w:rsid w:val="00471010"/>
    <w:rsid w:val="00476784"/>
    <w:rsid w:val="00510BA1"/>
    <w:rsid w:val="005512F2"/>
    <w:rsid w:val="00562127"/>
    <w:rsid w:val="00565C16"/>
    <w:rsid w:val="00590E20"/>
    <w:rsid w:val="005C7BE4"/>
    <w:rsid w:val="005E403B"/>
    <w:rsid w:val="006A34AB"/>
    <w:rsid w:val="006B2689"/>
    <w:rsid w:val="006F5024"/>
    <w:rsid w:val="00771134"/>
    <w:rsid w:val="00774629"/>
    <w:rsid w:val="007C7ED0"/>
    <w:rsid w:val="007D66BA"/>
    <w:rsid w:val="007E218B"/>
    <w:rsid w:val="008105B6"/>
    <w:rsid w:val="00866A36"/>
    <w:rsid w:val="008B4A88"/>
    <w:rsid w:val="008B61B0"/>
    <w:rsid w:val="008D1FF0"/>
    <w:rsid w:val="008D74C0"/>
    <w:rsid w:val="008E1ABF"/>
    <w:rsid w:val="009467BC"/>
    <w:rsid w:val="009627E1"/>
    <w:rsid w:val="009C5C2F"/>
    <w:rsid w:val="009F53E1"/>
    <w:rsid w:val="00A025FA"/>
    <w:rsid w:val="00A32132"/>
    <w:rsid w:val="00A44A2F"/>
    <w:rsid w:val="00A57998"/>
    <w:rsid w:val="00A62691"/>
    <w:rsid w:val="00A86A33"/>
    <w:rsid w:val="00AA5458"/>
    <w:rsid w:val="00B56DBD"/>
    <w:rsid w:val="00BA4B1B"/>
    <w:rsid w:val="00BB17A0"/>
    <w:rsid w:val="00BC0970"/>
    <w:rsid w:val="00BF0D3A"/>
    <w:rsid w:val="00BF5F93"/>
    <w:rsid w:val="00C41FEB"/>
    <w:rsid w:val="00C439EF"/>
    <w:rsid w:val="00CA449B"/>
    <w:rsid w:val="00CB6882"/>
    <w:rsid w:val="00D0057F"/>
    <w:rsid w:val="00D027E8"/>
    <w:rsid w:val="00D14B16"/>
    <w:rsid w:val="00DD2B94"/>
    <w:rsid w:val="00DE5108"/>
    <w:rsid w:val="00E06859"/>
    <w:rsid w:val="00E53E2C"/>
    <w:rsid w:val="00E67E3F"/>
    <w:rsid w:val="00E82E12"/>
    <w:rsid w:val="00EB5420"/>
    <w:rsid w:val="00EC5CF0"/>
    <w:rsid w:val="00EF6463"/>
    <w:rsid w:val="00F43E3E"/>
    <w:rsid w:val="00F64B4E"/>
    <w:rsid w:val="00F93D34"/>
    <w:rsid w:val="00FA2E77"/>
    <w:rsid w:val="00FB005D"/>
    <w:rsid w:val="00FE1E04"/>
    <w:rsid w:val="00FE6DF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D579"/>
  <w15:chartTrackingRefBased/>
  <w15:docId w15:val="{355B2F74-090E-364E-AA8E-8254D6BA4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512F2"/>
  </w:style>
  <w:style w:type="paragraph" w:styleId="berschrift1">
    <w:name w:val="heading 1"/>
    <w:basedOn w:val="Standard"/>
    <w:next w:val="Standard"/>
    <w:link w:val="berschrift1Zchn"/>
    <w:uiPriority w:val="9"/>
    <w:qFormat/>
    <w:rsid w:val="002D165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BA4B1B"/>
    <w:pPr>
      <w:spacing w:before="100" w:beforeAutospacing="1" w:after="100" w:afterAutospacing="1"/>
      <w:outlineLvl w:val="1"/>
    </w:pPr>
    <w:rPr>
      <w:rFonts w:ascii="Times New Roman" w:eastAsia="Times New Roman" w:hAnsi="Times New Roman" w:cs="Times New Roman"/>
      <w:b/>
      <w:bCs/>
      <w:kern w:val="0"/>
      <w:sz w:val="36"/>
      <w:szCs w:val="36"/>
      <w:lang w:eastAsia="de-DE"/>
      <w14:ligatures w14:val="none"/>
    </w:rPr>
  </w:style>
  <w:style w:type="paragraph" w:styleId="berschrift3">
    <w:name w:val="heading 3"/>
    <w:basedOn w:val="Standard"/>
    <w:next w:val="Standard"/>
    <w:link w:val="berschrift3Zchn"/>
    <w:uiPriority w:val="9"/>
    <w:semiHidden/>
    <w:unhideWhenUsed/>
    <w:qFormat/>
    <w:rsid w:val="006A34AB"/>
    <w:pPr>
      <w:keepNext/>
      <w:keepLines/>
      <w:spacing w:before="40"/>
      <w:outlineLvl w:val="2"/>
    </w:pPr>
    <w:rPr>
      <w:rFonts w:asciiTheme="majorHAnsi" w:eastAsiaTheme="majorEastAsia" w:hAnsiTheme="majorHAnsi" w:cstheme="majorBidi"/>
      <w:color w:val="1F3763" w:themeColor="accent1" w:themeShade="7F"/>
    </w:rPr>
  </w:style>
  <w:style w:type="paragraph" w:styleId="berschrift4">
    <w:name w:val="heading 4"/>
    <w:basedOn w:val="Standard"/>
    <w:next w:val="Standard"/>
    <w:link w:val="berschrift4Zchn"/>
    <w:uiPriority w:val="9"/>
    <w:semiHidden/>
    <w:unhideWhenUsed/>
    <w:qFormat/>
    <w:rsid w:val="002D165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BA4B1B"/>
    <w:rPr>
      <w:rFonts w:ascii="Times New Roman" w:eastAsia="Times New Roman" w:hAnsi="Times New Roman" w:cs="Times New Roman"/>
      <w:b/>
      <w:bCs/>
      <w:kern w:val="0"/>
      <w:sz w:val="36"/>
      <w:szCs w:val="36"/>
      <w:lang w:eastAsia="de-DE"/>
      <w14:ligatures w14:val="none"/>
    </w:rPr>
  </w:style>
  <w:style w:type="paragraph" w:styleId="StandardWeb">
    <w:name w:val="Normal (Web)"/>
    <w:basedOn w:val="Standard"/>
    <w:uiPriority w:val="99"/>
    <w:unhideWhenUsed/>
    <w:rsid w:val="00BA4B1B"/>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BA4B1B"/>
    <w:rPr>
      <w:b/>
      <w:bCs/>
    </w:rPr>
  </w:style>
  <w:style w:type="character" w:customStyle="1" w:styleId="None">
    <w:name w:val="None"/>
    <w:rsid w:val="00DE5108"/>
  </w:style>
  <w:style w:type="paragraph" w:styleId="Listenabsatz">
    <w:name w:val="List Paragraph"/>
    <w:basedOn w:val="Standard"/>
    <w:qFormat/>
    <w:rsid w:val="00DE5108"/>
    <w:pPr>
      <w:ind w:left="720"/>
      <w:contextualSpacing/>
    </w:pPr>
  </w:style>
  <w:style w:type="numbering" w:customStyle="1" w:styleId="Bullets">
    <w:name w:val="Bullets"/>
    <w:rsid w:val="003D4E6D"/>
    <w:pPr>
      <w:numPr>
        <w:numId w:val="2"/>
      </w:numPr>
    </w:pPr>
  </w:style>
  <w:style w:type="character" w:styleId="Funotenzeichen">
    <w:name w:val="footnote reference"/>
    <w:basedOn w:val="Absatz-Standardschriftart"/>
    <w:uiPriority w:val="99"/>
    <w:semiHidden/>
    <w:unhideWhenUsed/>
    <w:rsid w:val="00BB17A0"/>
    <w:rPr>
      <w:vertAlign w:val="superscript"/>
    </w:rPr>
  </w:style>
  <w:style w:type="paragraph" w:styleId="Fuzeile">
    <w:name w:val="footer"/>
    <w:basedOn w:val="Standard"/>
    <w:link w:val="FuzeileZchn"/>
    <w:uiPriority w:val="99"/>
    <w:unhideWhenUsed/>
    <w:rsid w:val="00A86A33"/>
    <w:pPr>
      <w:tabs>
        <w:tab w:val="center" w:pos="4536"/>
        <w:tab w:val="right" w:pos="9072"/>
      </w:tabs>
    </w:pPr>
  </w:style>
  <w:style w:type="character" w:customStyle="1" w:styleId="FuzeileZchn">
    <w:name w:val="Fußzeile Zchn"/>
    <w:basedOn w:val="Absatz-Standardschriftart"/>
    <w:link w:val="Fuzeile"/>
    <w:uiPriority w:val="99"/>
    <w:rsid w:val="00A86A33"/>
  </w:style>
  <w:style w:type="character" w:styleId="Seitenzahl">
    <w:name w:val="page number"/>
    <w:basedOn w:val="Absatz-Standardschriftart"/>
    <w:uiPriority w:val="99"/>
    <w:semiHidden/>
    <w:unhideWhenUsed/>
    <w:rsid w:val="00A86A33"/>
  </w:style>
  <w:style w:type="numbering" w:customStyle="1" w:styleId="ImportedStyle2">
    <w:name w:val="Imported Style 2"/>
    <w:rsid w:val="006B2689"/>
    <w:pPr>
      <w:numPr>
        <w:numId w:val="4"/>
      </w:numPr>
    </w:pPr>
  </w:style>
  <w:style w:type="character" w:styleId="Hervorhebung">
    <w:name w:val="Emphasis"/>
    <w:basedOn w:val="Absatz-Standardschriftart"/>
    <w:uiPriority w:val="20"/>
    <w:qFormat/>
    <w:rsid w:val="0033003C"/>
    <w:rPr>
      <w:i/>
      <w:iCs/>
    </w:rPr>
  </w:style>
  <w:style w:type="paragraph" w:styleId="Funotentext">
    <w:name w:val="footnote text"/>
    <w:link w:val="FunotentextZchn"/>
    <w:rsid w:val="002D165D"/>
    <w:pPr>
      <w:pBdr>
        <w:top w:val="nil"/>
        <w:left w:val="nil"/>
        <w:bottom w:val="nil"/>
        <w:right w:val="nil"/>
        <w:between w:val="nil"/>
        <w:bar w:val="nil"/>
      </w:pBdr>
    </w:pPr>
    <w:rPr>
      <w:rFonts w:ascii="Calibri" w:eastAsia="Calibri" w:hAnsi="Calibri" w:cs="Calibri"/>
      <w:color w:val="000000"/>
      <w:sz w:val="20"/>
      <w:szCs w:val="20"/>
      <w:u w:color="000000"/>
      <w:bdr w:val="nil"/>
      <w:lang w:val="en-US" w:eastAsia="de-DE"/>
      <w14:ligatures w14:val="none"/>
    </w:rPr>
  </w:style>
  <w:style w:type="character" w:customStyle="1" w:styleId="FunotentextZchn">
    <w:name w:val="Fußnotentext Zchn"/>
    <w:basedOn w:val="Absatz-Standardschriftart"/>
    <w:link w:val="Funotentext"/>
    <w:rsid w:val="002D165D"/>
    <w:rPr>
      <w:rFonts w:ascii="Calibri" w:eastAsia="Calibri" w:hAnsi="Calibri" w:cs="Calibri"/>
      <w:color w:val="000000"/>
      <w:sz w:val="20"/>
      <w:szCs w:val="20"/>
      <w:u w:color="000000"/>
      <w:bdr w:val="nil"/>
      <w:lang w:val="en-US" w:eastAsia="de-DE"/>
      <w14:ligatures w14:val="none"/>
    </w:rPr>
  </w:style>
  <w:style w:type="character" w:customStyle="1" w:styleId="Hyperlink1">
    <w:name w:val="Hyperlink.1"/>
    <w:basedOn w:val="Hyperlink"/>
    <w:rsid w:val="002D165D"/>
    <w:rPr>
      <w:outline w:val="0"/>
      <w:color w:val="0563C1"/>
      <w:u w:val="single" w:color="0563C1"/>
    </w:rPr>
  </w:style>
  <w:style w:type="character" w:styleId="Hyperlink">
    <w:name w:val="Hyperlink"/>
    <w:basedOn w:val="Absatz-Standardschriftart"/>
    <w:uiPriority w:val="99"/>
    <w:semiHidden/>
    <w:unhideWhenUsed/>
    <w:rsid w:val="002D165D"/>
    <w:rPr>
      <w:color w:val="0563C1" w:themeColor="hyperlink"/>
      <w:u w:val="single"/>
    </w:rPr>
  </w:style>
  <w:style w:type="character" w:customStyle="1" w:styleId="berschrift1Zchn">
    <w:name w:val="Überschrift 1 Zchn"/>
    <w:basedOn w:val="Absatz-Standardschriftart"/>
    <w:link w:val="berschrift1"/>
    <w:uiPriority w:val="9"/>
    <w:rsid w:val="002D165D"/>
    <w:rPr>
      <w:rFonts w:asciiTheme="majorHAnsi" w:eastAsiaTheme="majorEastAsia" w:hAnsiTheme="majorHAnsi" w:cstheme="majorBidi"/>
      <w:color w:val="2F5496" w:themeColor="accent1" w:themeShade="BF"/>
      <w:sz w:val="32"/>
      <w:szCs w:val="32"/>
    </w:rPr>
  </w:style>
  <w:style w:type="numbering" w:customStyle="1" w:styleId="ImportedStyle1">
    <w:name w:val="Imported Style 1"/>
    <w:rsid w:val="002D165D"/>
    <w:pPr>
      <w:numPr>
        <w:numId w:val="7"/>
      </w:numPr>
    </w:pPr>
  </w:style>
  <w:style w:type="character" w:customStyle="1" w:styleId="berschrift4Zchn">
    <w:name w:val="Überschrift 4 Zchn"/>
    <w:basedOn w:val="Absatz-Standardschriftart"/>
    <w:link w:val="berschrift4"/>
    <w:uiPriority w:val="9"/>
    <w:semiHidden/>
    <w:rsid w:val="002D165D"/>
    <w:rPr>
      <w:rFonts w:asciiTheme="majorHAnsi" w:eastAsiaTheme="majorEastAsia" w:hAnsiTheme="majorHAnsi" w:cstheme="majorBidi"/>
      <w:i/>
      <w:iCs/>
      <w:color w:val="2F5496" w:themeColor="accent1" w:themeShade="BF"/>
    </w:rPr>
  </w:style>
  <w:style w:type="character" w:customStyle="1" w:styleId="berschrift3Zchn">
    <w:name w:val="Überschrift 3 Zchn"/>
    <w:basedOn w:val="Absatz-Standardschriftart"/>
    <w:link w:val="berschrift3"/>
    <w:uiPriority w:val="9"/>
    <w:semiHidden/>
    <w:rsid w:val="006A34AB"/>
    <w:rPr>
      <w:rFonts w:asciiTheme="majorHAnsi" w:eastAsiaTheme="majorEastAsia" w:hAnsiTheme="majorHAnsi" w:cstheme="majorBidi"/>
      <w:color w:val="1F3763" w:themeColor="accent1" w:themeShade="7F"/>
    </w:rPr>
  </w:style>
  <w:style w:type="paragraph" w:styleId="berarbeitung">
    <w:name w:val="Revision"/>
    <w:hidden/>
    <w:uiPriority w:val="99"/>
    <w:semiHidden/>
    <w:rsid w:val="00BF5F93"/>
  </w:style>
  <w:style w:type="character" w:styleId="Kommentarzeichen">
    <w:name w:val="annotation reference"/>
    <w:basedOn w:val="Absatz-Standardschriftart"/>
    <w:uiPriority w:val="99"/>
    <w:semiHidden/>
    <w:unhideWhenUsed/>
    <w:rsid w:val="00CB6882"/>
    <w:rPr>
      <w:sz w:val="16"/>
      <w:szCs w:val="16"/>
    </w:rPr>
  </w:style>
  <w:style w:type="paragraph" w:styleId="Kommentartext">
    <w:name w:val="annotation text"/>
    <w:basedOn w:val="Standard"/>
    <w:link w:val="KommentartextZchn"/>
    <w:uiPriority w:val="99"/>
    <w:semiHidden/>
    <w:unhideWhenUsed/>
    <w:rsid w:val="00CB6882"/>
    <w:rPr>
      <w:sz w:val="20"/>
      <w:szCs w:val="20"/>
    </w:rPr>
  </w:style>
  <w:style w:type="character" w:customStyle="1" w:styleId="KommentartextZchn">
    <w:name w:val="Kommentartext Zchn"/>
    <w:basedOn w:val="Absatz-Standardschriftart"/>
    <w:link w:val="Kommentartext"/>
    <w:uiPriority w:val="99"/>
    <w:semiHidden/>
    <w:rsid w:val="00CB6882"/>
    <w:rPr>
      <w:sz w:val="20"/>
      <w:szCs w:val="20"/>
    </w:rPr>
  </w:style>
  <w:style w:type="paragraph" w:styleId="Kommentarthema">
    <w:name w:val="annotation subject"/>
    <w:basedOn w:val="Kommentartext"/>
    <w:next w:val="Kommentartext"/>
    <w:link w:val="KommentarthemaZchn"/>
    <w:uiPriority w:val="99"/>
    <w:semiHidden/>
    <w:unhideWhenUsed/>
    <w:rsid w:val="00CB6882"/>
    <w:rPr>
      <w:b/>
      <w:bCs/>
    </w:rPr>
  </w:style>
  <w:style w:type="character" w:customStyle="1" w:styleId="KommentarthemaZchn">
    <w:name w:val="Kommentarthema Zchn"/>
    <w:basedOn w:val="KommentartextZchn"/>
    <w:link w:val="Kommentarthema"/>
    <w:uiPriority w:val="99"/>
    <w:semiHidden/>
    <w:rsid w:val="00CB688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2497">
      <w:bodyDiv w:val="1"/>
      <w:marLeft w:val="0"/>
      <w:marRight w:val="0"/>
      <w:marTop w:val="0"/>
      <w:marBottom w:val="0"/>
      <w:divBdr>
        <w:top w:val="none" w:sz="0" w:space="0" w:color="auto"/>
        <w:left w:val="none" w:sz="0" w:space="0" w:color="auto"/>
        <w:bottom w:val="none" w:sz="0" w:space="0" w:color="auto"/>
        <w:right w:val="none" w:sz="0" w:space="0" w:color="auto"/>
      </w:divBdr>
    </w:div>
    <w:div w:id="133062754">
      <w:bodyDiv w:val="1"/>
      <w:marLeft w:val="0"/>
      <w:marRight w:val="0"/>
      <w:marTop w:val="0"/>
      <w:marBottom w:val="0"/>
      <w:divBdr>
        <w:top w:val="none" w:sz="0" w:space="0" w:color="auto"/>
        <w:left w:val="none" w:sz="0" w:space="0" w:color="auto"/>
        <w:bottom w:val="none" w:sz="0" w:space="0" w:color="auto"/>
        <w:right w:val="none" w:sz="0" w:space="0" w:color="auto"/>
      </w:divBdr>
    </w:div>
    <w:div w:id="141969964">
      <w:bodyDiv w:val="1"/>
      <w:marLeft w:val="0"/>
      <w:marRight w:val="0"/>
      <w:marTop w:val="0"/>
      <w:marBottom w:val="0"/>
      <w:divBdr>
        <w:top w:val="none" w:sz="0" w:space="0" w:color="auto"/>
        <w:left w:val="none" w:sz="0" w:space="0" w:color="auto"/>
        <w:bottom w:val="none" w:sz="0" w:space="0" w:color="auto"/>
        <w:right w:val="none" w:sz="0" w:space="0" w:color="auto"/>
      </w:divBdr>
    </w:div>
    <w:div w:id="189495502">
      <w:bodyDiv w:val="1"/>
      <w:marLeft w:val="0"/>
      <w:marRight w:val="0"/>
      <w:marTop w:val="0"/>
      <w:marBottom w:val="0"/>
      <w:divBdr>
        <w:top w:val="none" w:sz="0" w:space="0" w:color="auto"/>
        <w:left w:val="none" w:sz="0" w:space="0" w:color="auto"/>
        <w:bottom w:val="none" w:sz="0" w:space="0" w:color="auto"/>
        <w:right w:val="none" w:sz="0" w:space="0" w:color="auto"/>
      </w:divBdr>
    </w:div>
    <w:div w:id="271742593">
      <w:bodyDiv w:val="1"/>
      <w:marLeft w:val="0"/>
      <w:marRight w:val="0"/>
      <w:marTop w:val="0"/>
      <w:marBottom w:val="0"/>
      <w:divBdr>
        <w:top w:val="none" w:sz="0" w:space="0" w:color="auto"/>
        <w:left w:val="none" w:sz="0" w:space="0" w:color="auto"/>
        <w:bottom w:val="none" w:sz="0" w:space="0" w:color="auto"/>
        <w:right w:val="none" w:sz="0" w:space="0" w:color="auto"/>
      </w:divBdr>
    </w:div>
    <w:div w:id="471098091">
      <w:bodyDiv w:val="1"/>
      <w:marLeft w:val="0"/>
      <w:marRight w:val="0"/>
      <w:marTop w:val="0"/>
      <w:marBottom w:val="0"/>
      <w:divBdr>
        <w:top w:val="none" w:sz="0" w:space="0" w:color="auto"/>
        <w:left w:val="none" w:sz="0" w:space="0" w:color="auto"/>
        <w:bottom w:val="none" w:sz="0" w:space="0" w:color="auto"/>
        <w:right w:val="none" w:sz="0" w:space="0" w:color="auto"/>
      </w:divBdr>
    </w:div>
    <w:div w:id="658313138">
      <w:bodyDiv w:val="1"/>
      <w:marLeft w:val="0"/>
      <w:marRight w:val="0"/>
      <w:marTop w:val="0"/>
      <w:marBottom w:val="0"/>
      <w:divBdr>
        <w:top w:val="none" w:sz="0" w:space="0" w:color="auto"/>
        <w:left w:val="none" w:sz="0" w:space="0" w:color="auto"/>
        <w:bottom w:val="none" w:sz="0" w:space="0" w:color="auto"/>
        <w:right w:val="none" w:sz="0" w:space="0" w:color="auto"/>
      </w:divBdr>
    </w:div>
    <w:div w:id="773211926">
      <w:bodyDiv w:val="1"/>
      <w:marLeft w:val="0"/>
      <w:marRight w:val="0"/>
      <w:marTop w:val="0"/>
      <w:marBottom w:val="0"/>
      <w:divBdr>
        <w:top w:val="none" w:sz="0" w:space="0" w:color="auto"/>
        <w:left w:val="none" w:sz="0" w:space="0" w:color="auto"/>
        <w:bottom w:val="none" w:sz="0" w:space="0" w:color="auto"/>
        <w:right w:val="none" w:sz="0" w:space="0" w:color="auto"/>
      </w:divBdr>
    </w:div>
    <w:div w:id="789476175">
      <w:bodyDiv w:val="1"/>
      <w:marLeft w:val="0"/>
      <w:marRight w:val="0"/>
      <w:marTop w:val="0"/>
      <w:marBottom w:val="0"/>
      <w:divBdr>
        <w:top w:val="none" w:sz="0" w:space="0" w:color="auto"/>
        <w:left w:val="none" w:sz="0" w:space="0" w:color="auto"/>
        <w:bottom w:val="none" w:sz="0" w:space="0" w:color="auto"/>
        <w:right w:val="none" w:sz="0" w:space="0" w:color="auto"/>
      </w:divBdr>
    </w:div>
    <w:div w:id="828404978">
      <w:bodyDiv w:val="1"/>
      <w:marLeft w:val="0"/>
      <w:marRight w:val="0"/>
      <w:marTop w:val="0"/>
      <w:marBottom w:val="0"/>
      <w:divBdr>
        <w:top w:val="none" w:sz="0" w:space="0" w:color="auto"/>
        <w:left w:val="none" w:sz="0" w:space="0" w:color="auto"/>
        <w:bottom w:val="none" w:sz="0" w:space="0" w:color="auto"/>
        <w:right w:val="none" w:sz="0" w:space="0" w:color="auto"/>
      </w:divBdr>
    </w:div>
    <w:div w:id="884173459">
      <w:bodyDiv w:val="1"/>
      <w:marLeft w:val="0"/>
      <w:marRight w:val="0"/>
      <w:marTop w:val="0"/>
      <w:marBottom w:val="0"/>
      <w:divBdr>
        <w:top w:val="none" w:sz="0" w:space="0" w:color="auto"/>
        <w:left w:val="none" w:sz="0" w:space="0" w:color="auto"/>
        <w:bottom w:val="none" w:sz="0" w:space="0" w:color="auto"/>
        <w:right w:val="none" w:sz="0" w:space="0" w:color="auto"/>
      </w:divBdr>
    </w:div>
    <w:div w:id="946734486">
      <w:bodyDiv w:val="1"/>
      <w:marLeft w:val="0"/>
      <w:marRight w:val="0"/>
      <w:marTop w:val="0"/>
      <w:marBottom w:val="0"/>
      <w:divBdr>
        <w:top w:val="none" w:sz="0" w:space="0" w:color="auto"/>
        <w:left w:val="none" w:sz="0" w:space="0" w:color="auto"/>
        <w:bottom w:val="none" w:sz="0" w:space="0" w:color="auto"/>
        <w:right w:val="none" w:sz="0" w:space="0" w:color="auto"/>
      </w:divBdr>
    </w:div>
    <w:div w:id="1035156295">
      <w:bodyDiv w:val="1"/>
      <w:marLeft w:val="0"/>
      <w:marRight w:val="0"/>
      <w:marTop w:val="0"/>
      <w:marBottom w:val="0"/>
      <w:divBdr>
        <w:top w:val="none" w:sz="0" w:space="0" w:color="auto"/>
        <w:left w:val="none" w:sz="0" w:space="0" w:color="auto"/>
        <w:bottom w:val="none" w:sz="0" w:space="0" w:color="auto"/>
        <w:right w:val="none" w:sz="0" w:space="0" w:color="auto"/>
      </w:divBdr>
    </w:div>
    <w:div w:id="1051273263">
      <w:bodyDiv w:val="1"/>
      <w:marLeft w:val="0"/>
      <w:marRight w:val="0"/>
      <w:marTop w:val="0"/>
      <w:marBottom w:val="0"/>
      <w:divBdr>
        <w:top w:val="none" w:sz="0" w:space="0" w:color="auto"/>
        <w:left w:val="none" w:sz="0" w:space="0" w:color="auto"/>
        <w:bottom w:val="none" w:sz="0" w:space="0" w:color="auto"/>
        <w:right w:val="none" w:sz="0" w:space="0" w:color="auto"/>
      </w:divBdr>
    </w:div>
    <w:div w:id="1108962348">
      <w:bodyDiv w:val="1"/>
      <w:marLeft w:val="0"/>
      <w:marRight w:val="0"/>
      <w:marTop w:val="0"/>
      <w:marBottom w:val="0"/>
      <w:divBdr>
        <w:top w:val="none" w:sz="0" w:space="0" w:color="auto"/>
        <w:left w:val="none" w:sz="0" w:space="0" w:color="auto"/>
        <w:bottom w:val="none" w:sz="0" w:space="0" w:color="auto"/>
        <w:right w:val="none" w:sz="0" w:space="0" w:color="auto"/>
      </w:divBdr>
    </w:div>
    <w:div w:id="1140266105">
      <w:bodyDiv w:val="1"/>
      <w:marLeft w:val="0"/>
      <w:marRight w:val="0"/>
      <w:marTop w:val="0"/>
      <w:marBottom w:val="0"/>
      <w:divBdr>
        <w:top w:val="none" w:sz="0" w:space="0" w:color="auto"/>
        <w:left w:val="none" w:sz="0" w:space="0" w:color="auto"/>
        <w:bottom w:val="none" w:sz="0" w:space="0" w:color="auto"/>
        <w:right w:val="none" w:sz="0" w:space="0" w:color="auto"/>
      </w:divBdr>
    </w:div>
    <w:div w:id="1214082531">
      <w:bodyDiv w:val="1"/>
      <w:marLeft w:val="0"/>
      <w:marRight w:val="0"/>
      <w:marTop w:val="0"/>
      <w:marBottom w:val="0"/>
      <w:divBdr>
        <w:top w:val="none" w:sz="0" w:space="0" w:color="auto"/>
        <w:left w:val="none" w:sz="0" w:space="0" w:color="auto"/>
        <w:bottom w:val="none" w:sz="0" w:space="0" w:color="auto"/>
        <w:right w:val="none" w:sz="0" w:space="0" w:color="auto"/>
      </w:divBdr>
    </w:div>
    <w:div w:id="1223712364">
      <w:bodyDiv w:val="1"/>
      <w:marLeft w:val="0"/>
      <w:marRight w:val="0"/>
      <w:marTop w:val="0"/>
      <w:marBottom w:val="0"/>
      <w:divBdr>
        <w:top w:val="none" w:sz="0" w:space="0" w:color="auto"/>
        <w:left w:val="none" w:sz="0" w:space="0" w:color="auto"/>
        <w:bottom w:val="none" w:sz="0" w:space="0" w:color="auto"/>
        <w:right w:val="none" w:sz="0" w:space="0" w:color="auto"/>
      </w:divBdr>
    </w:div>
    <w:div w:id="1223754874">
      <w:bodyDiv w:val="1"/>
      <w:marLeft w:val="0"/>
      <w:marRight w:val="0"/>
      <w:marTop w:val="0"/>
      <w:marBottom w:val="0"/>
      <w:divBdr>
        <w:top w:val="none" w:sz="0" w:space="0" w:color="auto"/>
        <w:left w:val="none" w:sz="0" w:space="0" w:color="auto"/>
        <w:bottom w:val="none" w:sz="0" w:space="0" w:color="auto"/>
        <w:right w:val="none" w:sz="0" w:space="0" w:color="auto"/>
      </w:divBdr>
    </w:div>
    <w:div w:id="1329215863">
      <w:bodyDiv w:val="1"/>
      <w:marLeft w:val="0"/>
      <w:marRight w:val="0"/>
      <w:marTop w:val="0"/>
      <w:marBottom w:val="0"/>
      <w:divBdr>
        <w:top w:val="none" w:sz="0" w:space="0" w:color="auto"/>
        <w:left w:val="none" w:sz="0" w:space="0" w:color="auto"/>
        <w:bottom w:val="none" w:sz="0" w:space="0" w:color="auto"/>
        <w:right w:val="none" w:sz="0" w:space="0" w:color="auto"/>
      </w:divBdr>
    </w:div>
    <w:div w:id="1368679100">
      <w:bodyDiv w:val="1"/>
      <w:marLeft w:val="0"/>
      <w:marRight w:val="0"/>
      <w:marTop w:val="0"/>
      <w:marBottom w:val="0"/>
      <w:divBdr>
        <w:top w:val="none" w:sz="0" w:space="0" w:color="auto"/>
        <w:left w:val="none" w:sz="0" w:space="0" w:color="auto"/>
        <w:bottom w:val="none" w:sz="0" w:space="0" w:color="auto"/>
        <w:right w:val="none" w:sz="0" w:space="0" w:color="auto"/>
      </w:divBdr>
    </w:div>
    <w:div w:id="1646157463">
      <w:bodyDiv w:val="1"/>
      <w:marLeft w:val="0"/>
      <w:marRight w:val="0"/>
      <w:marTop w:val="0"/>
      <w:marBottom w:val="0"/>
      <w:divBdr>
        <w:top w:val="none" w:sz="0" w:space="0" w:color="auto"/>
        <w:left w:val="none" w:sz="0" w:space="0" w:color="auto"/>
        <w:bottom w:val="none" w:sz="0" w:space="0" w:color="auto"/>
        <w:right w:val="none" w:sz="0" w:space="0" w:color="auto"/>
      </w:divBdr>
    </w:div>
    <w:div w:id="2056273440">
      <w:bodyDiv w:val="1"/>
      <w:marLeft w:val="0"/>
      <w:marRight w:val="0"/>
      <w:marTop w:val="0"/>
      <w:marBottom w:val="0"/>
      <w:divBdr>
        <w:top w:val="none" w:sz="0" w:space="0" w:color="auto"/>
        <w:left w:val="none" w:sz="0" w:space="0" w:color="auto"/>
        <w:bottom w:val="none" w:sz="0" w:space="0" w:color="auto"/>
        <w:right w:val="none" w:sz="0" w:space="0" w:color="auto"/>
      </w:divBdr>
    </w:div>
    <w:div w:id="2141682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4204</Words>
  <Characters>26492</Characters>
  <Application>Microsoft Office Word</Application>
  <DocSecurity>0</DocSecurity>
  <Lines>220</Lines>
  <Paragraphs>61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Benedikt Zönnchen</cp:lastModifiedBy>
  <cp:revision>76</cp:revision>
  <cp:lastPrinted>2025-10-24T08:52:00Z</cp:lastPrinted>
  <dcterms:created xsi:type="dcterms:W3CDTF">2025-10-21T10:01:00Z</dcterms:created>
  <dcterms:modified xsi:type="dcterms:W3CDTF">2025-10-28T19:38:00Z</dcterms:modified>
</cp:coreProperties>
</file>